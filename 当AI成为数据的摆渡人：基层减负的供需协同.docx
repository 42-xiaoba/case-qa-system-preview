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4D74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sz w:val="36"/>
          <w:szCs w:val="36"/>
          <w:lang w:val="en-US" w:eastAsia="zh-CN"/>
          <w:rPrChange w:id="117" w:author="Camille" w:date="2026-09-05T18:00:20Z">
            <w:rPr>
              <w:rFonts w:hint="eastAsia" w:ascii="宋体" w:hAnsi="宋体" w:eastAsia="宋体" w:cs="宋体"/>
              <w:b/>
              <w:bCs/>
              <w:sz w:val="30"/>
              <w:szCs w:val="30"/>
              <w:lang w:val="en-US" w:eastAsia="zh-CN"/>
            </w:rPr>
          </w:rPrChange>
        </w:rPr>
      </w:pPr>
      <w:r>
        <w:rPr>
          <w:rFonts w:hint="eastAsia" w:ascii="宋体" w:hAnsi="宋体" w:eastAsia="宋体" w:cs="宋体"/>
          <w:b/>
          <w:bCs/>
          <w:sz w:val="36"/>
          <w:szCs w:val="36"/>
          <w:lang w:val="en-US" w:eastAsia="zh-CN"/>
          <w:rPrChange w:id="118" w:author="Camille" w:date="2026-09-05T18:00:20Z">
            <w:rPr>
              <w:rFonts w:hint="eastAsia" w:ascii="宋体" w:hAnsi="宋体" w:eastAsia="宋体" w:cs="宋体"/>
              <w:b/>
              <w:bCs/>
              <w:sz w:val="30"/>
              <w:szCs w:val="30"/>
              <w:lang w:val="en-US" w:eastAsia="zh-CN"/>
            </w:rPr>
          </w:rPrChange>
        </w:rPr>
        <w:t>当AI成为数据的摆渡人：基层减</w:t>
      </w:r>
      <w:r>
        <w:rPr>
          <w:rFonts w:hint="eastAsia" w:ascii="宋体" w:hAnsi="宋体" w:eastAsia="宋体" w:cs="宋体"/>
          <w:b/>
          <w:bCs/>
          <w:sz w:val="36"/>
          <w:szCs w:val="36"/>
          <w:lang w:val="en-US" w:eastAsia="zh-CN"/>
          <w:rPrChange w:id="119" w:author="Camille" w:date="2026-09-05T18:00:20Z">
            <w:rPr>
              <w:rFonts w:hint="eastAsia" w:ascii="宋体" w:hAnsi="宋体" w:eastAsia="宋体" w:cs="宋体"/>
              <w:b/>
              <w:bCs/>
              <w:sz w:val="30"/>
              <w:szCs w:val="30"/>
              <w:lang w:val="en-US" w:eastAsia="zh-CN"/>
            </w:rPr>
          </w:rPrChange>
        </w:rPr>
        <w:t>负的供需协同探索</w:t>
      </w:r>
      <w:bookmarkStart w:id="44" w:name="_GoBack"/>
      <w:bookmarkEnd w:id="44"/>
    </w:p>
    <w:p w14:paraId="696CB238">
      <w:pPr>
        <w:jc w:val="center"/>
        <w:rPr>
          <w:ins w:id="120" w:author="Camille" w:date="2026-09-05T20:46:17Z"/>
          <w:rFonts w:hint="eastAsia" w:ascii="宋体" w:hAnsi="宋体" w:eastAsia="宋体" w:cs="宋体"/>
          <w:b/>
          <w:bCs/>
          <w:sz w:val="24"/>
          <w:szCs w:val="24"/>
        </w:rPr>
      </w:pPr>
      <w:r>
        <w:rPr>
          <w:rFonts w:hint="eastAsia" w:ascii="宋体" w:hAnsi="宋体" w:eastAsia="宋体" w:cs="宋体"/>
          <w:b/>
          <w:bCs/>
          <w:sz w:val="24"/>
          <w:szCs w:val="24"/>
          <w:rPrChange w:id="121" w:author="Camille" w:date="2026-09-05T18:01:04Z">
            <w:rPr>
              <w:rFonts w:hint="eastAsia" w:ascii="宋体" w:hAnsi="宋体" w:eastAsia="宋体" w:cs="宋体"/>
              <w:b/>
              <w:bCs/>
              <w:sz w:val="28"/>
              <w:szCs w:val="28"/>
            </w:rPr>
          </w:rPrChange>
        </w:rPr>
        <w:t>——以成都市武侯区</w:t>
      </w:r>
      <w:ins w:id="122" w:author="Camille" w:date="2026-09-05T17:39:57Z">
        <w:r>
          <w:rPr>
            <w:rFonts w:hint="eastAsia" w:ascii="宋体" w:hAnsi="宋体" w:eastAsia="宋体" w:cs="宋体"/>
            <w:b/>
            <w:bCs/>
            <w:sz w:val="24"/>
            <w:szCs w:val="24"/>
            <w:lang w:eastAsia="zh-CN"/>
            <w:rPrChange w:id="123" w:author="Camille" w:date="2026-09-05T18:01:04Z">
              <w:rPr>
                <w:rFonts w:hint="eastAsia" w:ascii="宋体" w:hAnsi="宋体" w:eastAsia="宋体" w:cs="宋体"/>
                <w:b/>
                <w:bCs/>
                <w:sz w:val="28"/>
                <w:szCs w:val="28"/>
                <w:lang w:eastAsia="zh-CN"/>
              </w:rPr>
            </w:rPrChange>
          </w:rPr>
          <w:t>“</w:t>
        </w:r>
      </w:ins>
      <w:r>
        <w:rPr>
          <w:rFonts w:hint="eastAsia" w:ascii="宋体" w:hAnsi="宋体" w:eastAsia="宋体" w:cs="宋体"/>
          <w:b/>
          <w:bCs/>
          <w:sz w:val="24"/>
          <w:szCs w:val="24"/>
          <w:rPrChange w:id="124" w:author="Camille" w:date="2026-09-05T18:01:04Z">
            <w:rPr>
              <w:rFonts w:hint="eastAsia" w:ascii="宋体" w:hAnsi="宋体" w:eastAsia="宋体" w:cs="宋体"/>
              <w:b/>
              <w:bCs/>
              <w:sz w:val="28"/>
              <w:szCs w:val="28"/>
            </w:rPr>
          </w:rPrChange>
        </w:rPr>
        <w:t>报表通</w:t>
      </w:r>
      <w:ins w:id="125" w:author="Camille" w:date="2026-09-05T17:39:59Z">
        <w:r>
          <w:rPr>
            <w:rFonts w:hint="eastAsia" w:ascii="宋体" w:hAnsi="宋体" w:eastAsia="宋体" w:cs="宋体"/>
            <w:b/>
            <w:bCs/>
            <w:sz w:val="24"/>
            <w:szCs w:val="24"/>
            <w:lang w:eastAsia="zh-CN"/>
            <w:rPrChange w:id="126" w:author="Camille" w:date="2026-09-05T18:01:04Z">
              <w:rPr>
                <w:rFonts w:hint="eastAsia" w:ascii="宋体" w:hAnsi="宋体" w:eastAsia="宋体" w:cs="宋体"/>
                <w:b/>
                <w:bCs/>
                <w:sz w:val="28"/>
                <w:szCs w:val="28"/>
                <w:lang w:eastAsia="zh-CN"/>
              </w:rPr>
            </w:rPrChange>
          </w:rPr>
          <w:t>”</w:t>
        </w:r>
      </w:ins>
      <w:r>
        <w:rPr>
          <w:rFonts w:hint="eastAsia" w:ascii="宋体" w:hAnsi="宋体" w:eastAsia="宋体" w:cs="宋体"/>
          <w:b/>
          <w:bCs/>
          <w:sz w:val="24"/>
          <w:szCs w:val="24"/>
          <w:rPrChange w:id="127" w:author="Camille" w:date="2026-09-05T18:01:04Z">
            <w:rPr>
              <w:rFonts w:hint="eastAsia" w:ascii="宋体" w:hAnsi="宋体" w:eastAsia="宋体" w:cs="宋体"/>
              <w:b/>
              <w:bCs/>
              <w:sz w:val="28"/>
              <w:szCs w:val="28"/>
            </w:rPr>
          </w:rPrChange>
        </w:rPr>
        <w:t>与</w:t>
      </w:r>
      <w:ins w:id="128" w:author="Camille" w:date="2026-09-05T17:40:01Z">
        <w:r>
          <w:rPr>
            <w:rFonts w:hint="eastAsia" w:ascii="宋体" w:hAnsi="宋体" w:eastAsia="宋体" w:cs="宋体"/>
            <w:b/>
            <w:bCs/>
            <w:sz w:val="24"/>
            <w:szCs w:val="24"/>
            <w:lang w:eastAsia="zh-CN"/>
            <w:rPrChange w:id="129" w:author="Camille" w:date="2026-09-05T18:01:04Z">
              <w:rPr>
                <w:rFonts w:hint="eastAsia" w:ascii="宋体" w:hAnsi="宋体" w:eastAsia="宋体" w:cs="宋体"/>
                <w:b/>
                <w:bCs/>
                <w:sz w:val="28"/>
                <w:szCs w:val="28"/>
                <w:lang w:eastAsia="zh-CN"/>
              </w:rPr>
            </w:rPrChange>
          </w:rPr>
          <w:t>“</w:t>
        </w:r>
      </w:ins>
      <w:ins w:id="130" w:author="Camille" w:date="2026-09-05T17:33:37Z">
        <w:r>
          <w:rPr>
            <w:rFonts w:hint="eastAsia" w:ascii="宋体" w:hAnsi="宋体" w:eastAsia="宋体" w:cs="宋体"/>
            <w:b/>
            <w:bCs/>
            <w:sz w:val="24"/>
            <w:szCs w:val="24"/>
            <w:lang w:val="en-US" w:eastAsia="zh-CN"/>
            <w:rPrChange w:id="131" w:author="Camille" w:date="2026-09-05T18:01:04Z">
              <w:rPr>
                <w:rFonts w:hint="eastAsia" w:ascii="宋体" w:hAnsi="宋体" w:eastAsia="宋体" w:cs="宋体"/>
                <w:b/>
                <w:bCs/>
                <w:sz w:val="28"/>
                <w:szCs w:val="28"/>
                <w:lang w:val="en-US" w:eastAsia="zh-CN"/>
              </w:rPr>
            </w:rPrChange>
          </w:rPr>
          <w:t>社区数仓</w:t>
        </w:r>
      </w:ins>
      <w:ins w:id="132" w:author="Camille" w:date="2026-09-05T17:40:04Z">
        <w:r>
          <w:rPr>
            <w:rFonts w:hint="eastAsia" w:ascii="宋体" w:hAnsi="宋体" w:eastAsia="宋体" w:cs="宋体"/>
            <w:b/>
            <w:bCs/>
            <w:sz w:val="24"/>
            <w:szCs w:val="24"/>
            <w:lang w:val="en-US" w:eastAsia="zh-CN"/>
            <w:rPrChange w:id="133" w:author="Camille" w:date="2026-09-05T18:01:04Z">
              <w:rPr>
                <w:rFonts w:hint="eastAsia" w:ascii="宋体" w:hAnsi="宋体" w:eastAsia="宋体" w:cs="宋体"/>
                <w:b/>
                <w:bCs/>
                <w:sz w:val="28"/>
                <w:szCs w:val="28"/>
                <w:lang w:val="en-US" w:eastAsia="zh-CN"/>
              </w:rPr>
            </w:rPrChange>
          </w:rPr>
          <w:t>”</w:t>
        </w:r>
      </w:ins>
      <w:del w:id="134" w:author="Camille" w:date="2026-09-05T17:33:35Z">
        <w:r>
          <w:rPr>
            <w:rFonts w:hint="eastAsia" w:ascii="宋体" w:hAnsi="宋体" w:eastAsia="宋体" w:cs="宋体"/>
            <w:b/>
            <w:bCs/>
            <w:sz w:val="24"/>
            <w:szCs w:val="24"/>
            <w:rPrChange w:id="135" w:author="Camille" w:date="2026-09-05T18:01:04Z">
              <w:rPr>
                <w:rFonts w:hint="eastAsia" w:ascii="宋体" w:hAnsi="宋体" w:eastAsia="宋体" w:cs="宋体"/>
                <w:b/>
                <w:bCs/>
                <w:sz w:val="28"/>
                <w:szCs w:val="28"/>
              </w:rPr>
            </w:rPrChange>
          </w:rPr>
          <w:delText>社</w:delText>
        </w:r>
      </w:del>
      <w:del w:id="136" w:author="Camille" w:date="2026-09-05T17:33:34Z">
        <w:r>
          <w:rPr>
            <w:rFonts w:hint="eastAsia" w:ascii="宋体" w:hAnsi="宋体" w:eastAsia="宋体" w:cs="宋体"/>
            <w:b/>
            <w:bCs/>
            <w:sz w:val="24"/>
            <w:szCs w:val="24"/>
            <w:rPrChange w:id="137" w:author="Camille" w:date="2026-09-05T18:01:04Z">
              <w:rPr>
                <w:rFonts w:hint="eastAsia" w:ascii="宋体" w:hAnsi="宋体" w:eastAsia="宋体" w:cs="宋体"/>
                <w:b/>
                <w:bCs/>
                <w:sz w:val="28"/>
                <w:szCs w:val="28"/>
              </w:rPr>
            </w:rPrChange>
          </w:rPr>
          <w:delText>管通</w:delText>
        </w:r>
      </w:del>
      <w:r>
        <w:rPr>
          <w:rFonts w:hint="eastAsia" w:ascii="宋体" w:hAnsi="宋体" w:eastAsia="宋体" w:cs="宋体"/>
          <w:b/>
          <w:bCs/>
          <w:sz w:val="24"/>
          <w:szCs w:val="24"/>
          <w:rPrChange w:id="138" w:author="Camille" w:date="2026-09-05T18:01:04Z">
            <w:rPr>
              <w:rFonts w:hint="eastAsia" w:ascii="宋体" w:hAnsi="宋体" w:eastAsia="宋体" w:cs="宋体"/>
              <w:b/>
              <w:bCs/>
              <w:sz w:val="28"/>
              <w:szCs w:val="28"/>
            </w:rPr>
          </w:rPrChange>
        </w:rPr>
        <w:t>为例</w:t>
      </w:r>
    </w:p>
    <w:p w14:paraId="76643C08">
      <w:pPr>
        <w:jc w:val="center"/>
        <w:rPr>
          <w:rFonts w:hint="eastAsia" w:ascii="宋体" w:hAnsi="宋体" w:eastAsia="宋体" w:cs="宋体"/>
          <w:b/>
          <w:bCs/>
          <w:sz w:val="24"/>
          <w:szCs w:val="24"/>
          <w:rPrChange w:id="139" w:author="Camille" w:date="2026-09-05T18:01:04Z">
            <w:rPr>
              <w:rFonts w:hint="eastAsia" w:ascii="宋体" w:hAnsi="宋体" w:eastAsia="宋体" w:cs="宋体"/>
              <w:b/>
              <w:bCs/>
              <w:sz w:val="28"/>
              <w:szCs w:val="28"/>
            </w:rPr>
          </w:rPrChange>
        </w:rPr>
      </w:pPr>
    </w:p>
    <w:customXmlInsRangeStart w:id="140" w:author="Camille" w:date="2026-09-05T20:45:52Z"/>
    <w:sdt>
      <w:sdtPr>
        <w:rPr>
          <w:rFonts w:ascii="宋体" w:hAnsi="宋体" w:eastAsia="宋体" w:cstheme="minorBidi"/>
          <w:kern w:val="2"/>
          <w:sz w:val="21"/>
          <w:szCs w:val="24"/>
          <w:lang w:val="en-US" w:eastAsia="zh-CN" w:bidi="ar-SA"/>
        </w:rPr>
        <w:id w:val="147458737"/>
        <w15:color w:val="DBDBDB"/>
        <w:docPartObj>
          <w:docPartGallery w:val="Table of Contents"/>
          <w:docPartUnique/>
        </w:docPartObj>
      </w:sdtPr>
      <w:sdtEndPr>
        <w:rPr>
          <w:rFonts w:hint="eastAsia" w:ascii="宋体" w:hAnsi="宋体" w:eastAsia="宋体" w:cs="宋体"/>
          <w:bCs/>
          <w:kern w:val="2"/>
          <w:sz w:val="21"/>
          <w:szCs w:val="30"/>
          <w:lang w:val="en-US" w:eastAsia="zh-CN" w:bidi="ar-SA"/>
        </w:rPr>
      </w:sdtEndPr>
      <w:sdtContent>
        <w:customXmlInsRangeEnd w:id="140"/>
        <w:p w14:paraId="63ED4234">
          <w:pPr>
            <w:spacing w:before="0" w:beforeLines="0" w:after="0" w:afterLines="0" w:line="240" w:lineRule="auto"/>
            <w:ind w:left="0" w:leftChars="0" w:right="0" w:rightChars="0" w:firstLine="0" w:firstLineChars="0"/>
            <w:jc w:val="center"/>
            <w:rPr>
              <w:ins w:id="142" w:author="Camille" w:date="2026-09-05T20:45:52Z"/>
              <w:b/>
              <w:bCs/>
              <w:sz w:val="36"/>
              <w:szCs w:val="36"/>
              <w:rPrChange w:id="143" w:author="Camille" w:date="2026-09-05T20:58:49Z">
                <w:rPr>
                  <w:ins w:id="144" w:author="Camille" w:date="2026-09-05T20:45:52Z"/>
                </w:rPr>
              </w:rPrChange>
            </w:rPr>
          </w:pPr>
          <w:ins w:id="146" w:author="Camille" w:date="2026-09-05T20:45:52Z">
            <w:r>
              <w:rPr>
                <w:rFonts w:ascii="宋体" w:hAnsi="宋体" w:eastAsia="宋体"/>
                <w:b/>
                <w:bCs/>
                <w:sz w:val="36"/>
                <w:szCs w:val="36"/>
                <w:rPrChange w:id="147" w:author="Camille" w:date="2026-09-05T20:58:49Z">
                  <w:rPr>
                    <w:rFonts w:ascii="宋体" w:hAnsi="宋体" w:eastAsia="宋体"/>
                    <w:sz w:val="21"/>
                  </w:rPr>
                </w:rPrChange>
              </w:rPr>
              <w:t>目</w:t>
            </w:r>
          </w:ins>
          <w:ins w:id="148" w:author="Camille" w:date="2026-09-05T20:46:22Z">
            <w:r>
              <w:rPr>
                <w:rFonts w:hint="eastAsia" w:ascii="宋体" w:hAnsi="宋体" w:eastAsia="宋体"/>
                <w:b/>
                <w:bCs/>
                <w:sz w:val="36"/>
                <w:szCs w:val="36"/>
                <w:lang w:val="en-US" w:eastAsia="zh-CN"/>
                <w:rPrChange w:id="149" w:author="Camille" w:date="2026-09-05T20:58:49Z">
                  <w:rPr>
                    <w:rFonts w:hint="eastAsia" w:ascii="宋体" w:hAnsi="宋体" w:eastAsia="宋体"/>
                    <w:b/>
                    <w:bCs/>
                    <w:sz w:val="30"/>
                    <w:szCs w:val="30"/>
                    <w:lang w:val="en-US" w:eastAsia="zh-CN"/>
                  </w:rPr>
                </w:rPrChange>
              </w:rPr>
              <w:t xml:space="preserve"> </w:t>
            </w:r>
          </w:ins>
          <w:ins w:id="150" w:author="Camille" w:date="2026-09-05T20:46:23Z">
            <w:r>
              <w:rPr>
                <w:rFonts w:hint="eastAsia" w:ascii="宋体" w:hAnsi="宋体" w:eastAsia="宋体"/>
                <w:b/>
                <w:bCs/>
                <w:sz w:val="36"/>
                <w:szCs w:val="36"/>
                <w:lang w:val="en-US" w:eastAsia="zh-CN"/>
                <w:rPrChange w:id="151" w:author="Camille" w:date="2026-09-05T20:58:49Z">
                  <w:rPr>
                    <w:rFonts w:hint="eastAsia" w:ascii="宋体" w:hAnsi="宋体" w:eastAsia="宋体"/>
                    <w:b/>
                    <w:bCs/>
                    <w:sz w:val="30"/>
                    <w:szCs w:val="30"/>
                    <w:lang w:val="en-US" w:eastAsia="zh-CN"/>
                  </w:rPr>
                </w:rPrChange>
              </w:rPr>
              <w:t xml:space="preserve"> </w:t>
            </w:r>
          </w:ins>
          <w:ins w:id="152" w:author="Camille" w:date="2026-09-05T20:45:52Z">
            <w:r>
              <w:rPr>
                <w:rFonts w:ascii="宋体" w:hAnsi="宋体" w:eastAsia="宋体"/>
                <w:b/>
                <w:bCs/>
                <w:sz w:val="36"/>
                <w:szCs w:val="36"/>
                <w:rPrChange w:id="153" w:author="Camille" w:date="2026-09-05T20:58:49Z">
                  <w:rPr>
                    <w:rFonts w:ascii="宋体" w:hAnsi="宋体" w:eastAsia="宋体"/>
                    <w:sz w:val="21"/>
                  </w:rPr>
                </w:rPrChange>
              </w:rPr>
              <w:t>录</w:t>
            </w:r>
          </w:ins>
        </w:p>
        <w:p w14:paraId="3E66DBDF">
          <w:pPr>
            <w:pStyle w:val="6"/>
            <w:tabs>
              <w:tab w:val="right" w:leader="dot" w:pos="8306"/>
            </w:tabs>
            <w:rPr>
              <w:ins w:id="154" w:author="Camille" w:date="2026-09-05T20:56:54Z"/>
              <w:rFonts w:hint="eastAsia" w:ascii="宋体" w:hAnsi="宋体" w:eastAsia="宋体" w:cs="宋体"/>
              <w:sz w:val="24"/>
              <w:rPrChange w:id="155" w:author="Camille" w:date="2026-09-05T20:57:10Z">
                <w:rPr>
                  <w:ins w:id="156" w:author="Camille" w:date="2026-09-05T20:56:54Z"/>
                </w:rPr>
              </w:rPrChange>
            </w:rPr>
          </w:pPr>
          <w:ins w:id="157" w:author="Camille" w:date="2026-09-05T20:45:52Z">
            <w:r>
              <w:rPr>
                <w:rFonts w:hint="eastAsia" w:ascii="宋体" w:hAnsi="宋体" w:eastAsia="宋体" w:cs="宋体"/>
                <w:b/>
                <w:bCs/>
                <w:sz w:val="24"/>
                <w:szCs w:val="24"/>
                <w:lang w:val="en-US" w:eastAsia="zh-CN"/>
                <w:rPrChange w:id="158" w:author="Camille" w:date="2026-09-05T20:57:10Z">
                  <w:rPr>
                    <w:rFonts w:hint="eastAsia" w:ascii="宋体" w:hAnsi="宋体" w:eastAsia="宋体" w:cs="宋体"/>
                    <w:b/>
                    <w:bCs/>
                    <w:sz w:val="30"/>
                    <w:szCs w:val="30"/>
                    <w:lang w:val="en-US" w:eastAsia="zh-CN"/>
                  </w:rPr>
                </w:rPrChange>
              </w:rPr>
              <w:fldChar w:fldCharType="begin"/>
            </w:r>
          </w:ins>
          <w:ins w:id="159" w:author="Camille" w:date="2026-09-05T20:45:52Z">
            <w:r>
              <w:rPr>
                <w:rFonts w:hint="eastAsia" w:ascii="宋体" w:hAnsi="宋体" w:eastAsia="宋体" w:cs="宋体"/>
                <w:b/>
                <w:bCs/>
                <w:sz w:val="24"/>
                <w:szCs w:val="24"/>
                <w:lang w:val="en-US" w:eastAsia="zh-CN"/>
                <w:rPrChange w:id="160" w:author="Camille" w:date="2026-09-05T20:57:10Z">
                  <w:rPr>
                    <w:rFonts w:hint="eastAsia" w:ascii="宋体" w:hAnsi="宋体" w:eastAsia="宋体" w:cs="宋体"/>
                    <w:b/>
                    <w:bCs/>
                    <w:sz w:val="30"/>
                    <w:szCs w:val="30"/>
                    <w:lang w:val="en-US" w:eastAsia="zh-CN"/>
                  </w:rPr>
                </w:rPrChange>
              </w:rPr>
              <w:instrText xml:space="preserve">TOC \o "1-2" \h \u </w:instrText>
            </w:r>
          </w:ins>
          <w:ins w:id="161" w:author="Camille" w:date="2026-09-05T20:45:52Z">
            <w:r>
              <w:rPr>
                <w:rFonts w:hint="eastAsia" w:ascii="宋体" w:hAnsi="宋体" w:eastAsia="宋体" w:cs="宋体"/>
                <w:b/>
                <w:bCs/>
                <w:sz w:val="24"/>
                <w:szCs w:val="24"/>
                <w:lang w:val="en-US" w:eastAsia="zh-CN"/>
                <w:rPrChange w:id="162" w:author="Camille" w:date="2026-09-05T20:57:10Z">
                  <w:rPr>
                    <w:rFonts w:hint="eastAsia" w:ascii="宋体" w:hAnsi="宋体" w:eastAsia="宋体" w:cs="宋体"/>
                    <w:b/>
                    <w:bCs/>
                    <w:sz w:val="30"/>
                    <w:szCs w:val="30"/>
                    <w:lang w:val="en-US" w:eastAsia="zh-CN"/>
                  </w:rPr>
                </w:rPrChange>
              </w:rPr>
              <w:fldChar w:fldCharType="separate"/>
            </w:r>
          </w:ins>
          <w:ins w:id="163" w:author="Camille" w:date="2026-09-05T20:56:54Z">
            <w:r>
              <w:rPr>
                <w:rFonts w:hint="eastAsia" w:ascii="宋体" w:hAnsi="宋体" w:eastAsia="宋体" w:cs="宋体"/>
                <w:b/>
                <w:bCs w:val="0"/>
                <w:sz w:val="24"/>
                <w:szCs w:val="24"/>
                <w:lang w:val="en-US" w:eastAsia="zh-CN"/>
                <w:rPrChange w:id="164" w:author="Camille" w:date="2026-09-05T20:57:18Z">
                  <w:rPr>
                    <w:rFonts w:hint="eastAsia" w:ascii="宋体" w:hAnsi="宋体" w:eastAsia="宋体" w:cs="宋体"/>
                    <w:bCs/>
                    <w:szCs w:val="30"/>
                    <w:lang w:val="en-US" w:eastAsia="zh-CN"/>
                  </w:rPr>
                </w:rPrChange>
              </w:rPr>
              <w:fldChar w:fldCharType="begin"/>
            </w:r>
          </w:ins>
          <w:ins w:id="165" w:author="Camille" w:date="2026-09-05T20:56:54Z">
            <w:r>
              <w:rPr>
                <w:rFonts w:hint="eastAsia" w:ascii="宋体" w:hAnsi="宋体" w:eastAsia="宋体" w:cs="宋体"/>
                <w:b/>
                <w:bCs w:val="0"/>
                <w:sz w:val="24"/>
                <w:szCs w:val="24"/>
                <w:lang w:val="en-US" w:eastAsia="zh-CN"/>
                <w:rPrChange w:id="166" w:author="Camille" w:date="2026-09-05T20:57:18Z">
                  <w:rPr>
                    <w:rFonts w:hint="eastAsia" w:ascii="宋体" w:hAnsi="宋体" w:eastAsia="宋体" w:cs="宋体"/>
                    <w:bCs/>
                    <w:szCs w:val="30"/>
                    <w:lang w:val="en-US" w:eastAsia="zh-CN"/>
                  </w:rPr>
                </w:rPrChange>
              </w:rPr>
              <w:instrText xml:space="preserve"> HYPERLINK \l _Toc11238 </w:instrText>
            </w:r>
          </w:ins>
          <w:ins w:id="167" w:author="Camille" w:date="2026-09-05T20:56:54Z">
            <w:r>
              <w:rPr>
                <w:rFonts w:hint="eastAsia" w:ascii="宋体" w:hAnsi="宋体" w:eastAsia="宋体" w:cs="宋体"/>
                <w:b/>
                <w:bCs w:val="0"/>
                <w:sz w:val="24"/>
                <w:szCs w:val="24"/>
                <w:lang w:val="en-US" w:eastAsia="zh-CN"/>
                <w:rPrChange w:id="168" w:author="Camille" w:date="2026-09-05T20:57:18Z">
                  <w:rPr>
                    <w:rFonts w:hint="eastAsia" w:ascii="宋体" w:hAnsi="宋体" w:eastAsia="宋体" w:cs="宋体"/>
                    <w:bCs/>
                    <w:szCs w:val="30"/>
                    <w:lang w:val="en-US" w:eastAsia="zh-CN"/>
                  </w:rPr>
                </w:rPrChange>
              </w:rPr>
              <w:fldChar w:fldCharType="separate"/>
            </w:r>
          </w:ins>
          <w:ins w:id="169" w:author="Camille" w:date="2026-09-05T20:56:54Z">
            <w:r>
              <w:rPr>
                <w:rFonts w:hint="eastAsia" w:ascii="宋体" w:hAnsi="宋体" w:eastAsia="宋体" w:cs="宋体"/>
                <w:b/>
                <w:bCs w:val="0"/>
                <w:sz w:val="24"/>
                <w:szCs w:val="24"/>
                <w:lang w:val="en-US" w:eastAsia="zh-CN"/>
                <w:rPrChange w:id="170" w:author="Camille" w:date="2026-09-05T20:57:18Z">
                  <w:rPr>
                    <w:rFonts w:hint="eastAsia" w:ascii="宋体" w:hAnsi="宋体" w:eastAsia="宋体" w:cs="宋体"/>
                    <w:bCs/>
                    <w:szCs w:val="30"/>
                    <w:lang w:val="en-US" w:eastAsia="zh-CN"/>
                  </w:rPr>
                </w:rPrChange>
              </w:rPr>
              <w:t>案例正文</w:t>
            </w:r>
          </w:ins>
          <w:ins w:id="171" w:author="Camille" w:date="2026-09-05T20:56:54Z">
            <w:r>
              <w:rPr>
                <w:rFonts w:hint="eastAsia" w:ascii="宋体" w:hAnsi="宋体" w:eastAsia="宋体" w:cs="宋体"/>
                <w:b w:val="0"/>
                <w:bCs/>
                <w:sz w:val="24"/>
                <w:rPrChange w:id="172" w:author="Camille" w:date="2026-09-05T20:57:23Z">
                  <w:rPr/>
                </w:rPrChange>
              </w:rPr>
              <w:tab/>
            </w:r>
          </w:ins>
          <w:ins w:id="173" w:author="Camille" w:date="2026-09-05T20:56:54Z">
            <w:r>
              <w:rPr>
                <w:rFonts w:hint="eastAsia" w:ascii="宋体" w:hAnsi="宋体" w:eastAsia="宋体" w:cs="宋体"/>
                <w:b w:val="0"/>
                <w:bCs/>
                <w:sz w:val="24"/>
                <w:rPrChange w:id="174" w:author="Camille" w:date="2026-09-05T20:57:23Z">
                  <w:rPr/>
                </w:rPrChange>
              </w:rPr>
              <w:fldChar w:fldCharType="begin"/>
            </w:r>
          </w:ins>
          <w:ins w:id="175" w:author="Camille" w:date="2026-09-05T20:56:54Z">
            <w:r>
              <w:rPr>
                <w:rFonts w:hint="eastAsia" w:ascii="宋体" w:hAnsi="宋体" w:eastAsia="宋体" w:cs="宋体"/>
                <w:b w:val="0"/>
                <w:bCs/>
                <w:sz w:val="24"/>
                <w:rPrChange w:id="176" w:author="Camille" w:date="2026-09-05T20:57:23Z">
                  <w:rPr/>
                </w:rPrChange>
              </w:rPr>
              <w:instrText xml:space="preserve"> PAGEREF _Toc11238 \h </w:instrText>
            </w:r>
          </w:ins>
          <w:ins w:id="177" w:author="Camille" w:date="2026-09-05T20:56:54Z">
            <w:r>
              <w:rPr>
                <w:rFonts w:hint="eastAsia" w:ascii="宋体" w:hAnsi="宋体" w:eastAsia="宋体" w:cs="宋体"/>
                <w:b w:val="0"/>
                <w:bCs/>
                <w:sz w:val="24"/>
                <w:rPrChange w:id="178" w:author="Camille" w:date="2026-09-05T20:57:23Z">
                  <w:rPr/>
                </w:rPrChange>
              </w:rPr>
              <w:fldChar w:fldCharType="separate"/>
            </w:r>
          </w:ins>
          <w:ins w:id="179" w:author="Camille" w:date="2026-09-05T22:33:51Z">
            <w:r>
              <w:rPr>
                <w:rFonts w:hint="eastAsia" w:ascii="宋体" w:hAnsi="宋体" w:eastAsia="宋体" w:cs="宋体"/>
                <w:b w:val="0"/>
                <w:bCs/>
                <w:sz w:val="24"/>
              </w:rPr>
              <w:t>1</w:t>
            </w:r>
          </w:ins>
          <w:ins w:id="180" w:author="Camille" w:date="2026-09-05T20:56:54Z">
            <w:r>
              <w:rPr>
                <w:rFonts w:hint="eastAsia" w:ascii="宋体" w:hAnsi="宋体" w:eastAsia="宋体" w:cs="宋体"/>
                <w:b w:val="0"/>
                <w:bCs/>
                <w:sz w:val="24"/>
                <w:rPrChange w:id="181" w:author="Camille" w:date="2026-09-05T20:57:23Z">
                  <w:rPr/>
                </w:rPrChange>
              </w:rPr>
              <w:fldChar w:fldCharType="end"/>
            </w:r>
          </w:ins>
          <w:ins w:id="182" w:author="Camille" w:date="2026-09-05T20:56:54Z">
            <w:r>
              <w:rPr>
                <w:rFonts w:hint="eastAsia" w:ascii="宋体" w:hAnsi="宋体" w:eastAsia="宋体" w:cs="宋体"/>
                <w:b/>
                <w:bCs w:val="0"/>
                <w:sz w:val="24"/>
                <w:szCs w:val="24"/>
                <w:lang w:val="en-US" w:eastAsia="zh-CN"/>
                <w:rPrChange w:id="183" w:author="Camille" w:date="2026-09-05T20:57:18Z">
                  <w:rPr>
                    <w:rFonts w:hint="eastAsia" w:ascii="宋体" w:hAnsi="宋体" w:eastAsia="宋体" w:cs="宋体"/>
                    <w:bCs/>
                    <w:szCs w:val="30"/>
                    <w:lang w:val="en-US" w:eastAsia="zh-CN"/>
                  </w:rPr>
                </w:rPrChange>
              </w:rPr>
              <w:fldChar w:fldCharType="end"/>
            </w:r>
          </w:ins>
        </w:p>
        <w:p w14:paraId="054E4827">
          <w:pPr>
            <w:pStyle w:val="6"/>
            <w:tabs>
              <w:tab w:val="right" w:leader="dot" w:pos="8306"/>
            </w:tabs>
            <w:rPr>
              <w:ins w:id="184" w:author="Camille" w:date="2026-09-05T20:56:54Z"/>
              <w:rFonts w:hint="eastAsia" w:ascii="宋体" w:hAnsi="宋体" w:eastAsia="宋体" w:cs="宋体"/>
              <w:sz w:val="24"/>
              <w:rPrChange w:id="185" w:author="Camille" w:date="2026-09-05T20:57:10Z">
                <w:rPr>
                  <w:ins w:id="186" w:author="Camille" w:date="2026-09-05T20:56:54Z"/>
                </w:rPr>
              </w:rPrChange>
            </w:rPr>
          </w:pPr>
          <w:ins w:id="187" w:author="Camille" w:date="2026-09-05T20:56:54Z">
            <w:r>
              <w:rPr>
                <w:rFonts w:hint="eastAsia" w:ascii="宋体" w:hAnsi="宋体" w:eastAsia="宋体" w:cs="宋体"/>
                <w:bCs/>
                <w:sz w:val="24"/>
                <w:szCs w:val="24"/>
                <w:lang w:val="en-US" w:eastAsia="zh-CN"/>
                <w:rPrChange w:id="188" w:author="Camille" w:date="2026-09-05T20:57:10Z">
                  <w:rPr>
                    <w:rFonts w:hint="eastAsia" w:ascii="宋体" w:hAnsi="宋体" w:eastAsia="宋体" w:cs="宋体"/>
                    <w:bCs/>
                    <w:szCs w:val="30"/>
                    <w:lang w:val="en-US" w:eastAsia="zh-CN"/>
                  </w:rPr>
                </w:rPrChange>
              </w:rPr>
              <w:fldChar w:fldCharType="begin"/>
            </w:r>
          </w:ins>
          <w:ins w:id="189" w:author="Camille" w:date="2026-09-05T20:56:54Z">
            <w:r>
              <w:rPr>
                <w:rFonts w:hint="eastAsia" w:ascii="宋体" w:hAnsi="宋体" w:eastAsia="宋体" w:cs="宋体"/>
                <w:bCs/>
                <w:sz w:val="24"/>
                <w:szCs w:val="24"/>
                <w:lang w:val="en-US" w:eastAsia="zh-CN"/>
                <w:rPrChange w:id="190" w:author="Camille" w:date="2026-09-05T20:57:10Z">
                  <w:rPr>
                    <w:rFonts w:hint="eastAsia" w:ascii="宋体" w:hAnsi="宋体" w:eastAsia="宋体" w:cs="宋体"/>
                    <w:bCs/>
                    <w:szCs w:val="30"/>
                    <w:lang w:val="en-US" w:eastAsia="zh-CN"/>
                  </w:rPr>
                </w:rPrChange>
              </w:rPr>
              <w:instrText xml:space="preserve"> HYPERLINK \l _Toc19245 </w:instrText>
            </w:r>
          </w:ins>
          <w:ins w:id="191" w:author="Camille" w:date="2026-09-05T20:56:54Z">
            <w:r>
              <w:rPr>
                <w:rFonts w:hint="eastAsia" w:ascii="宋体" w:hAnsi="宋体" w:eastAsia="宋体" w:cs="宋体"/>
                <w:bCs/>
                <w:sz w:val="24"/>
                <w:szCs w:val="24"/>
                <w:lang w:val="en-US" w:eastAsia="zh-CN"/>
                <w:rPrChange w:id="192" w:author="Camille" w:date="2026-09-05T20:57:10Z">
                  <w:rPr>
                    <w:rFonts w:hint="eastAsia" w:ascii="宋体" w:hAnsi="宋体" w:eastAsia="宋体" w:cs="宋体"/>
                    <w:bCs/>
                    <w:szCs w:val="30"/>
                    <w:lang w:val="en-US" w:eastAsia="zh-CN"/>
                  </w:rPr>
                </w:rPrChange>
              </w:rPr>
              <w:fldChar w:fldCharType="separate"/>
            </w:r>
          </w:ins>
          <w:ins w:id="193" w:author="Camille" w:date="2026-09-05T20:56:54Z">
            <w:r>
              <w:rPr>
                <w:rFonts w:hint="eastAsia" w:ascii="宋体" w:hAnsi="宋体" w:eastAsia="宋体" w:cs="宋体"/>
                <w:b/>
                <w:bCs/>
                <w:sz w:val="24"/>
                <w:szCs w:val="24"/>
                <w:lang w:val="en-US" w:eastAsia="zh-CN"/>
                <w:rPrChange w:id="194" w:author="Camille" w:date="2026-09-05T20:57:28Z">
                  <w:rPr>
                    <w:rFonts w:hint="eastAsia"/>
                    <w:szCs w:val="30"/>
                    <w:lang w:val="en-US" w:eastAsia="zh-CN"/>
                  </w:rPr>
                </w:rPrChange>
              </w:rPr>
              <w:t>引言</w:t>
            </w:r>
          </w:ins>
          <w:ins w:id="195" w:author="Camille" w:date="2026-09-05T20:56:54Z">
            <w:r>
              <w:rPr>
                <w:rFonts w:hint="eastAsia" w:ascii="宋体" w:hAnsi="宋体" w:eastAsia="宋体" w:cs="宋体"/>
                <w:sz w:val="24"/>
                <w:rPrChange w:id="196" w:author="Camille" w:date="2026-09-05T20:57:10Z">
                  <w:rPr/>
                </w:rPrChange>
              </w:rPr>
              <w:tab/>
            </w:r>
          </w:ins>
          <w:ins w:id="197" w:author="Camille" w:date="2026-09-05T20:56:54Z">
            <w:r>
              <w:rPr>
                <w:rFonts w:hint="eastAsia" w:ascii="宋体" w:hAnsi="宋体" w:eastAsia="宋体" w:cs="宋体"/>
                <w:sz w:val="24"/>
                <w:rPrChange w:id="198" w:author="Camille" w:date="2026-09-05T20:57:10Z">
                  <w:rPr/>
                </w:rPrChange>
              </w:rPr>
              <w:fldChar w:fldCharType="begin"/>
            </w:r>
          </w:ins>
          <w:ins w:id="199" w:author="Camille" w:date="2026-09-05T20:56:54Z">
            <w:r>
              <w:rPr>
                <w:rFonts w:hint="eastAsia" w:ascii="宋体" w:hAnsi="宋体" w:eastAsia="宋体" w:cs="宋体"/>
                <w:sz w:val="24"/>
                <w:rPrChange w:id="200" w:author="Camille" w:date="2026-09-05T20:57:10Z">
                  <w:rPr/>
                </w:rPrChange>
              </w:rPr>
              <w:instrText xml:space="preserve"> PAGEREF _Toc19245 \h </w:instrText>
            </w:r>
          </w:ins>
          <w:ins w:id="201" w:author="Camille" w:date="2026-09-05T20:56:54Z">
            <w:r>
              <w:rPr>
                <w:rFonts w:hint="eastAsia" w:ascii="宋体" w:hAnsi="宋体" w:eastAsia="宋体" w:cs="宋体"/>
                <w:sz w:val="24"/>
                <w:rPrChange w:id="202" w:author="Camille" w:date="2026-09-05T20:57:10Z">
                  <w:rPr/>
                </w:rPrChange>
              </w:rPr>
              <w:fldChar w:fldCharType="separate"/>
            </w:r>
          </w:ins>
          <w:ins w:id="203" w:author="Camille" w:date="2026-09-05T22:33:51Z">
            <w:r>
              <w:rPr>
                <w:rFonts w:hint="eastAsia" w:ascii="宋体" w:hAnsi="宋体" w:eastAsia="宋体" w:cs="宋体"/>
                <w:sz w:val="24"/>
              </w:rPr>
              <w:t>1</w:t>
            </w:r>
          </w:ins>
          <w:ins w:id="204" w:author="Camille" w:date="2026-09-05T20:56:54Z">
            <w:r>
              <w:rPr>
                <w:rFonts w:hint="eastAsia" w:ascii="宋体" w:hAnsi="宋体" w:eastAsia="宋体" w:cs="宋体"/>
                <w:sz w:val="24"/>
                <w:rPrChange w:id="205" w:author="Camille" w:date="2026-09-05T20:57:10Z">
                  <w:rPr/>
                </w:rPrChange>
              </w:rPr>
              <w:fldChar w:fldCharType="end"/>
            </w:r>
          </w:ins>
          <w:ins w:id="206" w:author="Camille" w:date="2026-09-05T20:56:54Z">
            <w:r>
              <w:rPr>
                <w:rFonts w:hint="eastAsia" w:ascii="宋体" w:hAnsi="宋体" w:eastAsia="宋体" w:cs="宋体"/>
                <w:bCs/>
                <w:sz w:val="24"/>
                <w:szCs w:val="24"/>
                <w:lang w:val="en-US" w:eastAsia="zh-CN"/>
                <w:rPrChange w:id="207" w:author="Camille" w:date="2026-09-05T20:57:10Z">
                  <w:rPr>
                    <w:rFonts w:hint="eastAsia" w:ascii="宋体" w:hAnsi="宋体" w:eastAsia="宋体" w:cs="宋体"/>
                    <w:bCs/>
                    <w:szCs w:val="30"/>
                    <w:lang w:val="en-US" w:eastAsia="zh-CN"/>
                  </w:rPr>
                </w:rPrChange>
              </w:rPr>
              <w:fldChar w:fldCharType="end"/>
            </w:r>
          </w:ins>
        </w:p>
        <w:p w14:paraId="33444215">
          <w:pPr>
            <w:pStyle w:val="6"/>
            <w:tabs>
              <w:tab w:val="right" w:leader="dot" w:pos="8306"/>
            </w:tabs>
            <w:rPr>
              <w:ins w:id="208" w:author="Camille" w:date="2026-09-05T20:56:54Z"/>
              <w:rFonts w:hint="eastAsia" w:ascii="宋体" w:hAnsi="宋体" w:eastAsia="宋体" w:cs="宋体"/>
              <w:sz w:val="24"/>
              <w:rPrChange w:id="209" w:author="Camille" w:date="2026-09-05T20:57:10Z">
                <w:rPr>
                  <w:ins w:id="210" w:author="Camille" w:date="2026-09-05T20:56:54Z"/>
                </w:rPr>
              </w:rPrChange>
            </w:rPr>
          </w:pPr>
          <w:ins w:id="211" w:author="Camille" w:date="2026-09-05T20:56:54Z">
            <w:r>
              <w:rPr>
                <w:rFonts w:hint="eastAsia" w:ascii="宋体" w:hAnsi="宋体" w:eastAsia="宋体" w:cs="宋体"/>
                <w:bCs/>
                <w:sz w:val="24"/>
                <w:szCs w:val="24"/>
                <w:lang w:val="en-US" w:eastAsia="zh-CN"/>
                <w:rPrChange w:id="212" w:author="Camille" w:date="2026-09-05T20:57:10Z">
                  <w:rPr>
                    <w:rFonts w:hint="eastAsia" w:ascii="宋体" w:hAnsi="宋体" w:eastAsia="宋体" w:cs="宋体"/>
                    <w:bCs/>
                    <w:szCs w:val="30"/>
                    <w:lang w:val="en-US" w:eastAsia="zh-CN"/>
                  </w:rPr>
                </w:rPrChange>
              </w:rPr>
              <w:fldChar w:fldCharType="begin"/>
            </w:r>
          </w:ins>
          <w:ins w:id="213" w:author="Camille" w:date="2026-09-05T20:56:54Z">
            <w:r>
              <w:rPr>
                <w:rFonts w:hint="eastAsia" w:ascii="宋体" w:hAnsi="宋体" w:eastAsia="宋体" w:cs="宋体"/>
                <w:bCs/>
                <w:sz w:val="24"/>
                <w:szCs w:val="24"/>
                <w:lang w:val="en-US" w:eastAsia="zh-CN"/>
                <w:rPrChange w:id="214" w:author="Camille" w:date="2026-09-05T20:57:10Z">
                  <w:rPr>
                    <w:rFonts w:hint="eastAsia" w:ascii="宋体" w:hAnsi="宋体" w:eastAsia="宋体" w:cs="宋体"/>
                    <w:bCs/>
                    <w:szCs w:val="30"/>
                    <w:lang w:val="en-US" w:eastAsia="zh-CN"/>
                  </w:rPr>
                </w:rPrChange>
              </w:rPr>
              <w:instrText xml:space="preserve"> HYPERLINK \l _Toc20594 </w:instrText>
            </w:r>
          </w:ins>
          <w:ins w:id="215" w:author="Camille" w:date="2026-09-05T20:56:54Z">
            <w:r>
              <w:rPr>
                <w:rFonts w:hint="eastAsia" w:ascii="宋体" w:hAnsi="宋体" w:eastAsia="宋体" w:cs="宋体"/>
                <w:bCs/>
                <w:sz w:val="24"/>
                <w:szCs w:val="24"/>
                <w:lang w:val="en-US" w:eastAsia="zh-CN"/>
                <w:rPrChange w:id="216" w:author="Camille" w:date="2026-09-05T20:57:10Z">
                  <w:rPr>
                    <w:rFonts w:hint="eastAsia" w:ascii="宋体" w:hAnsi="宋体" w:eastAsia="宋体" w:cs="宋体"/>
                    <w:bCs/>
                    <w:szCs w:val="30"/>
                    <w:lang w:val="en-US" w:eastAsia="zh-CN"/>
                  </w:rPr>
                </w:rPrChange>
              </w:rPr>
              <w:fldChar w:fldCharType="separate"/>
            </w:r>
          </w:ins>
          <w:ins w:id="217" w:author="Camille" w:date="2026-09-05T20:56:54Z">
            <w:r>
              <w:rPr>
                <w:rFonts w:hint="eastAsia" w:ascii="宋体" w:hAnsi="宋体" w:eastAsia="宋体" w:cs="宋体"/>
                <w:b/>
                <w:bCs/>
                <w:sz w:val="24"/>
                <w:szCs w:val="24"/>
                <w:lang w:val="en-US" w:eastAsia="zh-CN"/>
                <w:rPrChange w:id="218" w:author="Camille" w:date="2026-09-05T20:57:32Z">
                  <w:rPr>
                    <w:rFonts w:hint="eastAsia"/>
                    <w:szCs w:val="30"/>
                    <w:lang w:val="en-US" w:eastAsia="zh-CN"/>
                  </w:rPr>
                </w:rPrChange>
              </w:rPr>
              <w:t>莫让此身独负事</w:t>
            </w:r>
          </w:ins>
          <w:ins w:id="219" w:author="Camille" w:date="2026-09-05T20:56:54Z">
            <w:r>
              <w:rPr>
                <w:rFonts w:hint="eastAsia" w:ascii="宋体" w:hAnsi="宋体" w:eastAsia="宋体" w:cs="宋体"/>
                <w:sz w:val="24"/>
                <w:rPrChange w:id="220" w:author="Camille" w:date="2026-09-05T20:57:10Z">
                  <w:rPr/>
                </w:rPrChange>
              </w:rPr>
              <w:tab/>
            </w:r>
          </w:ins>
          <w:ins w:id="221" w:author="Camille" w:date="2026-09-05T20:56:54Z">
            <w:r>
              <w:rPr>
                <w:rFonts w:hint="eastAsia" w:ascii="宋体" w:hAnsi="宋体" w:eastAsia="宋体" w:cs="宋体"/>
                <w:sz w:val="24"/>
                <w:rPrChange w:id="222" w:author="Camille" w:date="2026-09-05T20:57:10Z">
                  <w:rPr/>
                </w:rPrChange>
              </w:rPr>
              <w:fldChar w:fldCharType="begin"/>
            </w:r>
          </w:ins>
          <w:ins w:id="223" w:author="Camille" w:date="2026-09-05T20:56:54Z">
            <w:r>
              <w:rPr>
                <w:rFonts w:hint="eastAsia" w:ascii="宋体" w:hAnsi="宋体" w:eastAsia="宋体" w:cs="宋体"/>
                <w:sz w:val="24"/>
                <w:rPrChange w:id="224" w:author="Camille" w:date="2026-09-05T20:57:10Z">
                  <w:rPr/>
                </w:rPrChange>
              </w:rPr>
              <w:instrText xml:space="preserve"> PAGEREF _Toc20594 \h </w:instrText>
            </w:r>
          </w:ins>
          <w:ins w:id="225" w:author="Camille" w:date="2026-09-05T20:56:54Z">
            <w:r>
              <w:rPr>
                <w:rFonts w:hint="eastAsia" w:ascii="宋体" w:hAnsi="宋体" w:eastAsia="宋体" w:cs="宋体"/>
                <w:sz w:val="24"/>
                <w:rPrChange w:id="226" w:author="Camille" w:date="2026-09-05T20:57:10Z">
                  <w:rPr/>
                </w:rPrChange>
              </w:rPr>
              <w:fldChar w:fldCharType="separate"/>
            </w:r>
          </w:ins>
          <w:ins w:id="227" w:author="Camille" w:date="2026-09-05T22:33:51Z">
            <w:r>
              <w:rPr>
                <w:rFonts w:hint="eastAsia" w:ascii="宋体" w:hAnsi="宋体" w:eastAsia="宋体" w:cs="宋体"/>
                <w:sz w:val="24"/>
              </w:rPr>
              <w:t>1</w:t>
            </w:r>
          </w:ins>
          <w:ins w:id="228" w:author="Camille" w:date="2026-09-05T20:56:54Z">
            <w:r>
              <w:rPr>
                <w:rFonts w:hint="eastAsia" w:ascii="宋体" w:hAnsi="宋体" w:eastAsia="宋体" w:cs="宋体"/>
                <w:sz w:val="24"/>
                <w:rPrChange w:id="229" w:author="Camille" w:date="2026-09-05T20:57:10Z">
                  <w:rPr/>
                </w:rPrChange>
              </w:rPr>
              <w:fldChar w:fldCharType="end"/>
            </w:r>
          </w:ins>
          <w:ins w:id="230" w:author="Camille" w:date="2026-09-05T20:56:54Z">
            <w:r>
              <w:rPr>
                <w:rFonts w:hint="eastAsia" w:ascii="宋体" w:hAnsi="宋体" w:eastAsia="宋体" w:cs="宋体"/>
                <w:bCs/>
                <w:sz w:val="24"/>
                <w:szCs w:val="24"/>
                <w:lang w:val="en-US" w:eastAsia="zh-CN"/>
                <w:rPrChange w:id="231" w:author="Camille" w:date="2026-09-05T20:57:10Z">
                  <w:rPr>
                    <w:rFonts w:hint="eastAsia" w:ascii="宋体" w:hAnsi="宋体" w:eastAsia="宋体" w:cs="宋体"/>
                    <w:bCs/>
                    <w:szCs w:val="30"/>
                    <w:lang w:val="en-US" w:eastAsia="zh-CN"/>
                  </w:rPr>
                </w:rPrChange>
              </w:rPr>
              <w:fldChar w:fldCharType="end"/>
            </w:r>
          </w:ins>
        </w:p>
        <w:p w14:paraId="2734D79D">
          <w:pPr>
            <w:pStyle w:val="6"/>
            <w:tabs>
              <w:tab w:val="right" w:leader="dot" w:pos="8306"/>
            </w:tabs>
            <w:rPr>
              <w:ins w:id="232" w:author="Camille" w:date="2026-09-05T20:56:54Z"/>
              <w:rFonts w:hint="eastAsia" w:ascii="宋体" w:hAnsi="宋体" w:eastAsia="宋体" w:cs="宋体"/>
              <w:sz w:val="24"/>
              <w:rPrChange w:id="233" w:author="Camille" w:date="2026-09-05T20:57:10Z">
                <w:rPr>
                  <w:ins w:id="234" w:author="Camille" w:date="2026-09-05T20:56:54Z"/>
                </w:rPr>
              </w:rPrChange>
            </w:rPr>
          </w:pPr>
          <w:ins w:id="235" w:author="Camille" w:date="2026-09-05T20:56:54Z">
            <w:r>
              <w:rPr>
                <w:rFonts w:hint="eastAsia" w:ascii="宋体" w:hAnsi="宋体" w:eastAsia="宋体" w:cs="宋体"/>
                <w:bCs/>
                <w:sz w:val="24"/>
                <w:szCs w:val="24"/>
                <w:lang w:val="en-US" w:eastAsia="zh-CN"/>
                <w:rPrChange w:id="236" w:author="Camille" w:date="2026-09-05T20:57:10Z">
                  <w:rPr>
                    <w:rFonts w:hint="eastAsia" w:ascii="宋体" w:hAnsi="宋体" w:eastAsia="宋体" w:cs="宋体"/>
                    <w:bCs/>
                    <w:szCs w:val="30"/>
                    <w:lang w:val="en-US" w:eastAsia="zh-CN"/>
                  </w:rPr>
                </w:rPrChange>
              </w:rPr>
              <w:fldChar w:fldCharType="begin"/>
            </w:r>
          </w:ins>
          <w:ins w:id="237" w:author="Camille" w:date="2026-09-05T20:56:54Z">
            <w:r>
              <w:rPr>
                <w:rFonts w:hint="eastAsia" w:ascii="宋体" w:hAnsi="宋体" w:eastAsia="宋体" w:cs="宋体"/>
                <w:bCs/>
                <w:sz w:val="24"/>
                <w:szCs w:val="24"/>
                <w:lang w:val="en-US" w:eastAsia="zh-CN"/>
                <w:rPrChange w:id="238" w:author="Camille" w:date="2026-09-05T20:57:10Z">
                  <w:rPr>
                    <w:rFonts w:hint="eastAsia" w:ascii="宋体" w:hAnsi="宋体" w:eastAsia="宋体" w:cs="宋体"/>
                    <w:bCs/>
                    <w:szCs w:val="30"/>
                    <w:lang w:val="en-US" w:eastAsia="zh-CN"/>
                  </w:rPr>
                </w:rPrChange>
              </w:rPr>
              <w:instrText xml:space="preserve"> HYPERLINK \l _Toc17221 </w:instrText>
            </w:r>
          </w:ins>
          <w:ins w:id="239" w:author="Camille" w:date="2026-09-05T20:56:54Z">
            <w:r>
              <w:rPr>
                <w:rFonts w:hint="eastAsia" w:ascii="宋体" w:hAnsi="宋体" w:eastAsia="宋体" w:cs="宋体"/>
                <w:bCs/>
                <w:sz w:val="24"/>
                <w:szCs w:val="24"/>
                <w:lang w:val="en-US" w:eastAsia="zh-CN"/>
                <w:rPrChange w:id="240" w:author="Camille" w:date="2026-09-05T20:57:10Z">
                  <w:rPr>
                    <w:rFonts w:hint="eastAsia" w:ascii="宋体" w:hAnsi="宋体" w:eastAsia="宋体" w:cs="宋体"/>
                    <w:bCs/>
                    <w:szCs w:val="30"/>
                    <w:lang w:val="en-US" w:eastAsia="zh-CN"/>
                  </w:rPr>
                </w:rPrChange>
              </w:rPr>
              <w:fldChar w:fldCharType="separate"/>
            </w:r>
          </w:ins>
          <w:ins w:id="241" w:author="Camille" w:date="2026-09-05T20:56:54Z">
            <w:r>
              <w:rPr>
                <w:rFonts w:hint="eastAsia" w:ascii="宋体" w:hAnsi="宋体" w:eastAsia="宋体" w:cs="宋体"/>
                <w:b/>
                <w:bCs/>
                <w:sz w:val="24"/>
                <w:szCs w:val="24"/>
                <w:lang w:val="en-US" w:eastAsia="zh-CN"/>
                <w:rPrChange w:id="242" w:author="Camille" w:date="2026-09-05T20:57:35Z">
                  <w:rPr>
                    <w:rFonts w:hint="eastAsia"/>
                    <w:szCs w:val="30"/>
                    <w:lang w:val="en-US" w:eastAsia="zh-CN"/>
                  </w:rPr>
                </w:rPrChange>
              </w:rPr>
              <w:t>散落之数终归仓</w:t>
            </w:r>
          </w:ins>
          <w:ins w:id="243" w:author="Camille" w:date="2026-09-05T20:56:54Z">
            <w:r>
              <w:rPr>
                <w:rFonts w:hint="eastAsia" w:ascii="宋体" w:hAnsi="宋体" w:eastAsia="宋体" w:cs="宋体"/>
                <w:sz w:val="24"/>
                <w:rPrChange w:id="244" w:author="Camille" w:date="2026-09-05T20:57:10Z">
                  <w:rPr/>
                </w:rPrChange>
              </w:rPr>
              <w:tab/>
            </w:r>
          </w:ins>
          <w:ins w:id="245" w:author="Camille" w:date="2026-09-05T20:56:54Z">
            <w:r>
              <w:rPr>
                <w:rFonts w:hint="eastAsia" w:ascii="宋体" w:hAnsi="宋体" w:eastAsia="宋体" w:cs="宋体"/>
                <w:sz w:val="24"/>
                <w:rPrChange w:id="246" w:author="Camille" w:date="2026-09-05T20:57:10Z">
                  <w:rPr/>
                </w:rPrChange>
              </w:rPr>
              <w:fldChar w:fldCharType="begin"/>
            </w:r>
          </w:ins>
          <w:ins w:id="247" w:author="Camille" w:date="2026-09-05T20:56:54Z">
            <w:r>
              <w:rPr>
                <w:rFonts w:hint="eastAsia" w:ascii="宋体" w:hAnsi="宋体" w:eastAsia="宋体" w:cs="宋体"/>
                <w:sz w:val="24"/>
                <w:rPrChange w:id="248" w:author="Camille" w:date="2026-09-05T20:57:10Z">
                  <w:rPr/>
                </w:rPrChange>
              </w:rPr>
              <w:instrText xml:space="preserve"> PAGEREF _Toc17221 \h </w:instrText>
            </w:r>
          </w:ins>
          <w:ins w:id="249" w:author="Camille" w:date="2026-09-05T20:56:54Z">
            <w:r>
              <w:rPr>
                <w:rFonts w:hint="eastAsia" w:ascii="宋体" w:hAnsi="宋体" w:eastAsia="宋体" w:cs="宋体"/>
                <w:sz w:val="24"/>
                <w:rPrChange w:id="250" w:author="Camille" w:date="2026-09-05T20:57:10Z">
                  <w:rPr/>
                </w:rPrChange>
              </w:rPr>
              <w:fldChar w:fldCharType="separate"/>
            </w:r>
          </w:ins>
          <w:ins w:id="251" w:author="Camille" w:date="2026-09-05T22:33:51Z">
            <w:r>
              <w:rPr>
                <w:rFonts w:hint="eastAsia" w:ascii="宋体" w:hAnsi="宋体" w:eastAsia="宋体" w:cs="宋体"/>
                <w:sz w:val="24"/>
              </w:rPr>
              <w:t>3</w:t>
            </w:r>
          </w:ins>
          <w:ins w:id="252" w:author="Camille" w:date="2026-09-05T20:56:54Z">
            <w:r>
              <w:rPr>
                <w:rFonts w:hint="eastAsia" w:ascii="宋体" w:hAnsi="宋体" w:eastAsia="宋体" w:cs="宋体"/>
                <w:sz w:val="24"/>
                <w:rPrChange w:id="253" w:author="Camille" w:date="2026-09-05T20:57:10Z">
                  <w:rPr/>
                </w:rPrChange>
              </w:rPr>
              <w:fldChar w:fldCharType="end"/>
            </w:r>
          </w:ins>
          <w:ins w:id="254" w:author="Camille" w:date="2026-09-05T20:56:54Z">
            <w:r>
              <w:rPr>
                <w:rFonts w:hint="eastAsia" w:ascii="宋体" w:hAnsi="宋体" w:eastAsia="宋体" w:cs="宋体"/>
                <w:bCs/>
                <w:sz w:val="24"/>
                <w:szCs w:val="24"/>
                <w:lang w:val="en-US" w:eastAsia="zh-CN"/>
                <w:rPrChange w:id="255" w:author="Camille" w:date="2026-09-05T20:57:10Z">
                  <w:rPr>
                    <w:rFonts w:hint="eastAsia" w:ascii="宋体" w:hAnsi="宋体" w:eastAsia="宋体" w:cs="宋体"/>
                    <w:bCs/>
                    <w:szCs w:val="30"/>
                    <w:lang w:val="en-US" w:eastAsia="zh-CN"/>
                  </w:rPr>
                </w:rPrChange>
              </w:rPr>
              <w:fldChar w:fldCharType="end"/>
            </w:r>
          </w:ins>
        </w:p>
        <w:p w14:paraId="04F9D0C8">
          <w:pPr>
            <w:pStyle w:val="6"/>
            <w:tabs>
              <w:tab w:val="right" w:leader="dot" w:pos="8306"/>
            </w:tabs>
            <w:rPr>
              <w:ins w:id="256" w:author="Camille" w:date="2026-09-05T20:56:54Z"/>
              <w:rFonts w:hint="eastAsia" w:ascii="宋体" w:hAnsi="宋体" w:eastAsia="宋体" w:cs="宋体"/>
              <w:sz w:val="24"/>
              <w:rPrChange w:id="257" w:author="Camille" w:date="2026-09-05T20:57:10Z">
                <w:rPr>
                  <w:ins w:id="258" w:author="Camille" w:date="2026-09-05T20:56:54Z"/>
                </w:rPr>
              </w:rPrChange>
            </w:rPr>
          </w:pPr>
          <w:ins w:id="259" w:author="Camille" w:date="2026-09-05T20:56:54Z">
            <w:r>
              <w:rPr>
                <w:rFonts w:hint="eastAsia" w:ascii="宋体" w:hAnsi="宋体" w:eastAsia="宋体" w:cs="宋体"/>
                <w:bCs/>
                <w:sz w:val="24"/>
                <w:szCs w:val="24"/>
                <w:lang w:val="en-US" w:eastAsia="zh-CN"/>
                <w:rPrChange w:id="260" w:author="Camille" w:date="2026-09-05T20:57:10Z">
                  <w:rPr>
                    <w:rFonts w:hint="eastAsia" w:ascii="宋体" w:hAnsi="宋体" w:eastAsia="宋体" w:cs="宋体"/>
                    <w:bCs/>
                    <w:szCs w:val="30"/>
                    <w:lang w:val="en-US" w:eastAsia="zh-CN"/>
                  </w:rPr>
                </w:rPrChange>
              </w:rPr>
              <w:fldChar w:fldCharType="begin"/>
            </w:r>
          </w:ins>
          <w:ins w:id="261" w:author="Camille" w:date="2026-09-05T20:56:54Z">
            <w:r>
              <w:rPr>
                <w:rFonts w:hint="eastAsia" w:ascii="宋体" w:hAnsi="宋体" w:eastAsia="宋体" w:cs="宋体"/>
                <w:bCs/>
                <w:sz w:val="24"/>
                <w:szCs w:val="24"/>
                <w:lang w:val="en-US" w:eastAsia="zh-CN"/>
                <w:rPrChange w:id="262" w:author="Camille" w:date="2026-09-05T20:57:10Z">
                  <w:rPr>
                    <w:rFonts w:hint="eastAsia" w:ascii="宋体" w:hAnsi="宋体" w:eastAsia="宋体" w:cs="宋体"/>
                    <w:bCs/>
                    <w:szCs w:val="30"/>
                    <w:lang w:val="en-US" w:eastAsia="zh-CN"/>
                  </w:rPr>
                </w:rPrChange>
              </w:rPr>
              <w:instrText xml:space="preserve"> HYPERLINK \l _Toc7960 </w:instrText>
            </w:r>
          </w:ins>
          <w:ins w:id="263" w:author="Camille" w:date="2026-09-05T20:56:54Z">
            <w:r>
              <w:rPr>
                <w:rFonts w:hint="eastAsia" w:ascii="宋体" w:hAnsi="宋体" w:eastAsia="宋体" w:cs="宋体"/>
                <w:bCs/>
                <w:sz w:val="24"/>
                <w:szCs w:val="24"/>
                <w:lang w:val="en-US" w:eastAsia="zh-CN"/>
                <w:rPrChange w:id="264" w:author="Camille" w:date="2026-09-05T20:57:10Z">
                  <w:rPr>
                    <w:rFonts w:hint="eastAsia" w:ascii="宋体" w:hAnsi="宋体" w:eastAsia="宋体" w:cs="宋体"/>
                    <w:bCs/>
                    <w:szCs w:val="30"/>
                    <w:lang w:val="en-US" w:eastAsia="zh-CN"/>
                  </w:rPr>
                </w:rPrChange>
              </w:rPr>
              <w:fldChar w:fldCharType="separate"/>
            </w:r>
          </w:ins>
          <w:ins w:id="265" w:author="Camille" w:date="2026-09-05T20:56:54Z">
            <w:r>
              <w:rPr>
                <w:rFonts w:hint="eastAsia" w:ascii="宋体" w:hAnsi="宋体" w:eastAsia="宋体" w:cs="宋体"/>
                <w:b/>
                <w:bCs/>
                <w:sz w:val="24"/>
                <w:szCs w:val="24"/>
                <w:lang w:val="en-US" w:eastAsia="zh-CN"/>
                <w:rPrChange w:id="266" w:author="Camille" w:date="2026-09-05T20:57:38Z">
                  <w:rPr>
                    <w:rFonts w:hint="eastAsia"/>
                    <w:szCs w:val="30"/>
                    <w:lang w:val="en-US" w:eastAsia="zh-CN"/>
                  </w:rPr>
                </w:rPrChange>
              </w:rPr>
              <w:t>易报难归终成困</w:t>
            </w:r>
          </w:ins>
          <w:ins w:id="267" w:author="Camille" w:date="2026-09-05T20:56:54Z">
            <w:r>
              <w:rPr>
                <w:rFonts w:hint="eastAsia" w:ascii="宋体" w:hAnsi="宋体" w:eastAsia="宋体" w:cs="宋体"/>
                <w:sz w:val="24"/>
                <w:rPrChange w:id="268" w:author="Camille" w:date="2026-09-05T20:57:10Z">
                  <w:rPr/>
                </w:rPrChange>
              </w:rPr>
              <w:tab/>
            </w:r>
          </w:ins>
          <w:ins w:id="269" w:author="Camille" w:date="2026-09-05T20:56:54Z">
            <w:r>
              <w:rPr>
                <w:rFonts w:hint="eastAsia" w:ascii="宋体" w:hAnsi="宋体" w:eastAsia="宋体" w:cs="宋体"/>
                <w:sz w:val="24"/>
                <w:rPrChange w:id="270" w:author="Camille" w:date="2026-09-05T20:57:10Z">
                  <w:rPr/>
                </w:rPrChange>
              </w:rPr>
              <w:fldChar w:fldCharType="begin"/>
            </w:r>
          </w:ins>
          <w:ins w:id="271" w:author="Camille" w:date="2026-09-05T20:56:54Z">
            <w:r>
              <w:rPr>
                <w:rFonts w:hint="eastAsia" w:ascii="宋体" w:hAnsi="宋体" w:eastAsia="宋体" w:cs="宋体"/>
                <w:sz w:val="24"/>
                <w:rPrChange w:id="272" w:author="Camille" w:date="2026-09-05T20:57:10Z">
                  <w:rPr/>
                </w:rPrChange>
              </w:rPr>
              <w:instrText xml:space="preserve"> PAGEREF _Toc7960 \h </w:instrText>
            </w:r>
          </w:ins>
          <w:ins w:id="273" w:author="Camille" w:date="2026-09-05T20:56:54Z">
            <w:r>
              <w:rPr>
                <w:rFonts w:hint="eastAsia" w:ascii="宋体" w:hAnsi="宋体" w:eastAsia="宋体" w:cs="宋体"/>
                <w:sz w:val="24"/>
                <w:rPrChange w:id="274" w:author="Camille" w:date="2026-09-05T20:57:10Z">
                  <w:rPr/>
                </w:rPrChange>
              </w:rPr>
              <w:fldChar w:fldCharType="separate"/>
            </w:r>
          </w:ins>
          <w:ins w:id="275" w:author="Camille" w:date="2026-09-05T22:33:51Z">
            <w:r>
              <w:rPr>
                <w:rFonts w:hint="eastAsia" w:ascii="宋体" w:hAnsi="宋体" w:eastAsia="宋体" w:cs="宋体"/>
                <w:sz w:val="24"/>
              </w:rPr>
              <w:t>4</w:t>
            </w:r>
          </w:ins>
          <w:ins w:id="276" w:author="Camille" w:date="2026-09-05T20:56:54Z">
            <w:r>
              <w:rPr>
                <w:rFonts w:hint="eastAsia" w:ascii="宋体" w:hAnsi="宋体" w:eastAsia="宋体" w:cs="宋体"/>
                <w:sz w:val="24"/>
                <w:rPrChange w:id="277" w:author="Camille" w:date="2026-09-05T20:57:10Z">
                  <w:rPr/>
                </w:rPrChange>
              </w:rPr>
              <w:fldChar w:fldCharType="end"/>
            </w:r>
          </w:ins>
          <w:ins w:id="278" w:author="Camille" w:date="2026-09-05T20:56:54Z">
            <w:r>
              <w:rPr>
                <w:rFonts w:hint="eastAsia" w:ascii="宋体" w:hAnsi="宋体" w:eastAsia="宋体" w:cs="宋体"/>
                <w:bCs/>
                <w:sz w:val="24"/>
                <w:szCs w:val="24"/>
                <w:lang w:val="en-US" w:eastAsia="zh-CN"/>
                <w:rPrChange w:id="279" w:author="Camille" w:date="2026-09-05T20:57:10Z">
                  <w:rPr>
                    <w:rFonts w:hint="eastAsia" w:ascii="宋体" w:hAnsi="宋体" w:eastAsia="宋体" w:cs="宋体"/>
                    <w:bCs/>
                    <w:szCs w:val="30"/>
                    <w:lang w:val="en-US" w:eastAsia="zh-CN"/>
                  </w:rPr>
                </w:rPrChange>
              </w:rPr>
              <w:fldChar w:fldCharType="end"/>
            </w:r>
          </w:ins>
        </w:p>
        <w:p w14:paraId="521D51D7">
          <w:pPr>
            <w:pStyle w:val="6"/>
            <w:tabs>
              <w:tab w:val="right" w:leader="dot" w:pos="8306"/>
            </w:tabs>
            <w:rPr>
              <w:ins w:id="280" w:author="Camille" w:date="2026-09-05T20:56:54Z"/>
              <w:rFonts w:hint="eastAsia" w:ascii="宋体" w:hAnsi="宋体" w:eastAsia="宋体" w:cs="宋体"/>
              <w:sz w:val="24"/>
              <w:rPrChange w:id="281" w:author="Camille" w:date="2026-09-05T20:57:10Z">
                <w:rPr>
                  <w:ins w:id="282" w:author="Camille" w:date="2026-09-05T20:56:54Z"/>
                </w:rPr>
              </w:rPrChange>
            </w:rPr>
          </w:pPr>
          <w:ins w:id="283" w:author="Camille" w:date="2026-09-05T20:56:54Z">
            <w:r>
              <w:rPr>
                <w:rFonts w:hint="eastAsia" w:ascii="宋体" w:hAnsi="宋体" w:eastAsia="宋体" w:cs="宋体"/>
                <w:bCs/>
                <w:sz w:val="24"/>
                <w:szCs w:val="24"/>
                <w:lang w:val="en-US" w:eastAsia="zh-CN"/>
                <w:rPrChange w:id="284" w:author="Camille" w:date="2026-09-05T20:57:10Z">
                  <w:rPr>
                    <w:rFonts w:hint="eastAsia" w:ascii="宋体" w:hAnsi="宋体" w:eastAsia="宋体" w:cs="宋体"/>
                    <w:bCs/>
                    <w:szCs w:val="30"/>
                    <w:lang w:val="en-US" w:eastAsia="zh-CN"/>
                  </w:rPr>
                </w:rPrChange>
              </w:rPr>
              <w:fldChar w:fldCharType="begin"/>
            </w:r>
          </w:ins>
          <w:ins w:id="285" w:author="Camille" w:date="2026-09-05T20:56:54Z">
            <w:r>
              <w:rPr>
                <w:rFonts w:hint="eastAsia" w:ascii="宋体" w:hAnsi="宋体" w:eastAsia="宋体" w:cs="宋体"/>
                <w:bCs/>
                <w:sz w:val="24"/>
                <w:szCs w:val="24"/>
                <w:lang w:val="en-US" w:eastAsia="zh-CN"/>
                <w:rPrChange w:id="286" w:author="Camille" w:date="2026-09-05T20:57:10Z">
                  <w:rPr>
                    <w:rFonts w:hint="eastAsia" w:ascii="宋体" w:hAnsi="宋体" w:eastAsia="宋体" w:cs="宋体"/>
                    <w:bCs/>
                    <w:szCs w:val="30"/>
                    <w:lang w:val="en-US" w:eastAsia="zh-CN"/>
                  </w:rPr>
                </w:rPrChange>
              </w:rPr>
              <w:instrText xml:space="preserve"> HYPERLINK \l _Toc31275 </w:instrText>
            </w:r>
          </w:ins>
          <w:ins w:id="287" w:author="Camille" w:date="2026-09-05T20:56:54Z">
            <w:r>
              <w:rPr>
                <w:rFonts w:hint="eastAsia" w:ascii="宋体" w:hAnsi="宋体" w:eastAsia="宋体" w:cs="宋体"/>
                <w:bCs/>
                <w:sz w:val="24"/>
                <w:szCs w:val="24"/>
                <w:lang w:val="en-US" w:eastAsia="zh-CN"/>
                <w:rPrChange w:id="288" w:author="Camille" w:date="2026-09-05T20:57:10Z">
                  <w:rPr>
                    <w:rFonts w:hint="eastAsia" w:ascii="宋体" w:hAnsi="宋体" w:eastAsia="宋体" w:cs="宋体"/>
                    <w:bCs/>
                    <w:szCs w:val="30"/>
                    <w:lang w:val="en-US" w:eastAsia="zh-CN"/>
                  </w:rPr>
                </w:rPrChange>
              </w:rPr>
              <w:fldChar w:fldCharType="separate"/>
            </w:r>
          </w:ins>
          <w:ins w:id="289" w:author="Camille" w:date="2026-09-05T20:56:54Z">
            <w:r>
              <w:rPr>
                <w:rFonts w:hint="eastAsia" w:ascii="宋体" w:hAnsi="宋体" w:eastAsia="宋体" w:cs="宋体"/>
                <w:b/>
                <w:bCs/>
                <w:sz w:val="24"/>
                <w:szCs w:val="24"/>
                <w:lang w:val="en-US" w:eastAsia="zh-CN"/>
                <w:rPrChange w:id="290" w:author="Camille" w:date="2026-09-05T20:57:42Z">
                  <w:rPr>
                    <w:rFonts w:hint="eastAsia"/>
                    <w:szCs w:val="30"/>
                    <w:lang w:val="en-US" w:eastAsia="zh-CN"/>
                  </w:rPr>
                </w:rPrChange>
              </w:rPr>
              <w:t>深藏之人终见天</w:t>
            </w:r>
          </w:ins>
          <w:ins w:id="291" w:author="Camille" w:date="2026-09-05T20:56:54Z">
            <w:r>
              <w:rPr>
                <w:rFonts w:hint="eastAsia" w:ascii="宋体" w:hAnsi="宋体" w:eastAsia="宋体" w:cs="宋体"/>
                <w:sz w:val="24"/>
                <w:rPrChange w:id="292" w:author="Camille" w:date="2026-09-05T20:57:10Z">
                  <w:rPr/>
                </w:rPrChange>
              </w:rPr>
              <w:tab/>
            </w:r>
          </w:ins>
          <w:ins w:id="293" w:author="Camille" w:date="2026-09-05T20:56:54Z">
            <w:r>
              <w:rPr>
                <w:rFonts w:hint="eastAsia" w:ascii="宋体" w:hAnsi="宋体" w:eastAsia="宋体" w:cs="宋体"/>
                <w:sz w:val="24"/>
                <w:rPrChange w:id="294" w:author="Camille" w:date="2026-09-05T20:57:10Z">
                  <w:rPr/>
                </w:rPrChange>
              </w:rPr>
              <w:fldChar w:fldCharType="begin"/>
            </w:r>
          </w:ins>
          <w:ins w:id="295" w:author="Camille" w:date="2026-09-05T20:56:54Z">
            <w:r>
              <w:rPr>
                <w:rFonts w:hint="eastAsia" w:ascii="宋体" w:hAnsi="宋体" w:eastAsia="宋体" w:cs="宋体"/>
                <w:sz w:val="24"/>
                <w:rPrChange w:id="296" w:author="Camille" w:date="2026-09-05T20:57:10Z">
                  <w:rPr/>
                </w:rPrChange>
              </w:rPr>
              <w:instrText xml:space="preserve"> PAGEREF _Toc31275 \h </w:instrText>
            </w:r>
          </w:ins>
          <w:ins w:id="297" w:author="Camille" w:date="2026-09-05T20:56:54Z">
            <w:r>
              <w:rPr>
                <w:rFonts w:hint="eastAsia" w:ascii="宋体" w:hAnsi="宋体" w:eastAsia="宋体" w:cs="宋体"/>
                <w:sz w:val="24"/>
                <w:rPrChange w:id="298" w:author="Camille" w:date="2026-09-05T20:57:10Z">
                  <w:rPr/>
                </w:rPrChange>
              </w:rPr>
              <w:fldChar w:fldCharType="separate"/>
            </w:r>
          </w:ins>
          <w:ins w:id="299" w:author="Camille" w:date="2026-09-05T22:33:51Z">
            <w:r>
              <w:rPr>
                <w:rFonts w:hint="eastAsia" w:ascii="宋体" w:hAnsi="宋体" w:eastAsia="宋体" w:cs="宋体"/>
                <w:sz w:val="24"/>
              </w:rPr>
              <w:t>5</w:t>
            </w:r>
          </w:ins>
          <w:ins w:id="300" w:author="Camille" w:date="2026-09-05T20:56:54Z">
            <w:r>
              <w:rPr>
                <w:rFonts w:hint="eastAsia" w:ascii="宋体" w:hAnsi="宋体" w:eastAsia="宋体" w:cs="宋体"/>
                <w:sz w:val="24"/>
                <w:rPrChange w:id="301" w:author="Camille" w:date="2026-09-05T20:57:10Z">
                  <w:rPr/>
                </w:rPrChange>
              </w:rPr>
              <w:fldChar w:fldCharType="end"/>
            </w:r>
          </w:ins>
          <w:ins w:id="302" w:author="Camille" w:date="2026-09-05T20:56:54Z">
            <w:r>
              <w:rPr>
                <w:rFonts w:hint="eastAsia" w:ascii="宋体" w:hAnsi="宋体" w:eastAsia="宋体" w:cs="宋体"/>
                <w:bCs/>
                <w:sz w:val="24"/>
                <w:szCs w:val="24"/>
                <w:lang w:val="en-US" w:eastAsia="zh-CN"/>
                <w:rPrChange w:id="303" w:author="Camille" w:date="2026-09-05T20:57:10Z">
                  <w:rPr>
                    <w:rFonts w:hint="eastAsia" w:ascii="宋体" w:hAnsi="宋体" w:eastAsia="宋体" w:cs="宋体"/>
                    <w:bCs/>
                    <w:szCs w:val="30"/>
                    <w:lang w:val="en-US" w:eastAsia="zh-CN"/>
                  </w:rPr>
                </w:rPrChange>
              </w:rPr>
              <w:fldChar w:fldCharType="end"/>
            </w:r>
          </w:ins>
        </w:p>
        <w:p w14:paraId="11284B85">
          <w:pPr>
            <w:pStyle w:val="6"/>
            <w:tabs>
              <w:tab w:val="right" w:leader="dot" w:pos="8306"/>
            </w:tabs>
            <w:rPr>
              <w:ins w:id="304" w:author="Camille" w:date="2026-09-05T20:56:54Z"/>
              <w:rFonts w:hint="eastAsia" w:ascii="宋体" w:hAnsi="宋体" w:eastAsia="宋体" w:cs="宋体"/>
              <w:sz w:val="24"/>
              <w:rPrChange w:id="305" w:author="Camille" w:date="2026-09-05T20:57:10Z">
                <w:rPr>
                  <w:ins w:id="306" w:author="Camille" w:date="2026-09-05T20:56:54Z"/>
                </w:rPr>
              </w:rPrChange>
            </w:rPr>
          </w:pPr>
          <w:ins w:id="307" w:author="Camille" w:date="2026-09-05T20:56:54Z">
            <w:r>
              <w:rPr>
                <w:rFonts w:hint="eastAsia" w:ascii="宋体" w:hAnsi="宋体" w:eastAsia="宋体" w:cs="宋体"/>
                <w:bCs/>
                <w:sz w:val="24"/>
                <w:szCs w:val="24"/>
                <w:lang w:val="en-US" w:eastAsia="zh-CN"/>
                <w:rPrChange w:id="308" w:author="Camille" w:date="2026-09-05T20:57:10Z">
                  <w:rPr>
                    <w:rFonts w:hint="eastAsia" w:ascii="宋体" w:hAnsi="宋体" w:eastAsia="宋体" w:cs="宋体"/>
                    <w:bCs/>
                    <w:szCs w:val="30"/>
                    <w:lang w:val="en-US" w:eastAsia="zh-CN"/>
                  </w:rPr>
                </w:rPrChange>
              </w:rPr>
              <w:fldChar w:fldCharType="begin"/>
            </w:r>
          </w:ins>
          <w:ins w:id="309" w:author="Camille" w:date="2026-09-05T20:56:54Z">
            <w:r>
              <w:rPr>
                <w:rFonts w:hint="eastAsia" w:ascii="宋体" w:hAnsi="宋体" w:eastAsia="宋体" w:cs="宋体"/>
                <w:bCs/>
                <w:sz w:val="24"/>
                <w:szCs w:val="24"/>
                <w:lang w:val="en-US" w:eastAsia="zh-CN"/>
                <w:rPrChange w:id="310" w:author="Camille" w:date="2026-09-05T20:57:10Z">
                  <w:rPr>
                    <w:rFonts w:hint="eastAsia" w:ascii="宋体" w:hAnsi="宋体" w:eastAsia="宋体" w:cs="宋体"/>
                    <w:bCs/>
                    <w:szCs w:val="30"/>
                    <w:lang w:val="en-US" w:eastAsia="zh-CN"/>
                  </w:rPr>
                </w:rPrChange>
              </w:rPr>
              <w:instrText xml:space="preserve"> HYPERLINK \l _Toc15103 </w:instrText>
            </w:r>
          </w:ins>
          <w:ins w:id="311" w:author="Camille" w:date="2026-09-05T20:56:54Z">
            <w:r>
              <w:rPr>
                <w:rFonts w:hint="eastAsia" w:ascii="宋体" w:hAnsi="宋体" w:eastAsia="宋体" w:cs="宋体"/>
                <w:bCs/>
                <w:sz w:val="24"/>
                <w:szCs w:val="24"/>
                <w:lang w:val="en-US" w:eastAsia="zh-CN"/>
                <w:rPrChange w:id="312" w:author="Camille" w:date="2026-09-05T20:57:10Z">
                  <w:rPr>
                    <w:rFonts w:hint="eastAsia" w:ascii="宋体" w:hAnsi="宋体" w:eastAsia="宋体" w:cs="宋体"/>
                    <w:bCs/>
                    <w:szCs w:val="30"/>
                    <w:lang w:val="en-US" w:eastAsia="zh-CN"/>
                  </w:rPr>
                </w:rPrChange>
              </w:rPr>
              <w:fldChar w:fldCharType="separate"/>
            </w:r>
          </w:ins>
          <w:ins w:id="313" w:author="Camille" w:date="2026-09-05T20:56:54Z">
            <w:r>
              <w:rPr>
                <w:rFonts w:hint="eastAsia" w:ascii="宋体" w:hAnsi="宋体" w:eastAsia="宋体" w:cs="宋体"/>
                <w:b/>
                <w:bCs/>
                <w:sz w:val="24"/>
                <w:szCs w:val="24"/>
                <w:lang w:val="en-US" w:eastAsia="zh-CN"/>
                <w:rPrChange w:id="314" w:author="Camille" w:date="2026-09-05T20:57:45Z">
                  <w:rPr>
                    <w:rFonts w:hint="eastAsia"/>
                    <w:szCs w:val="30"/>
                    <w:lang w:val="en-US" w:eastAsia="zh-CN"/>
                  </w:rPr>
                </w:rPrChange>
              </w:rPr>
              <w:t>绕行千里终须面</w:t>
            </w:r>
          </w:ins>
          <w:ins w:id="315" w:author="Camille" w:date="2026-09-05T20:56:54Z">
            <w:r>
              <w:rPr>
                <w:rFonts w:hint="eastAsia" w:ascii="宋体" w:hAnsi="宋体" w:eastAsia="宋体" w:cs="宋体"/>
                <w:sz w:val="24"/>
                <w:rPrChange w:id="316" w:author="Camille" w:date="2026-09-05T20:57:10Z">
                  <w:rPr/>
                </w:rPrChange>
              </w:rPr>
              <w:tab/>
            </w:r>
          </w:ins>
          <w:ins w:id="317" w:author="Camille" w:date="2026-09-05T20:56:54Z">
            <w:r>
              <w:rPr>
                <w:rFonts w:hint="eastAsia" w:ascii="宋体" w:hAnsi="宋体" w:eastAsia="宋体" w:cs="宋体"/>
                <w:sz w:val="24"/>
                <w:rPrChange w:id="318" w:author="Camille" w:date="2026-09-05T20:57:10Z">
                  <w:rPr/>
                </w:rPrChange>
              </w:rPr>
              <w:fldChar w:fldCharType="begin"/>
            </w:r>
          </w:ins>
          <w:ins w:id="319" w:author="Camille" w:date="2026-09-05T20:56:54Z">
            <w:r>
              <w:rPr>
                <w:rFonts w:hint="eastAsia" w:ascii="宋体" w:hAnsi="宋体" w:eastAsia="宋体" w:cs="宋体"/>
                <w:sz w:val="24"/>
                <w:rPrChange w:id="320" w:author="Camille" w:date="2026-09-05T20:57:10Z">
                  <w:rPr/>
                </w:rPrChange>
              </w:rPr>
              <w:instrText xml:space="preserve"> PAGEREF _Toc15103 \h </w:instrText>
            </w:r>
          </w:ins>
          <w:ins w:id="321" w:author="Camille" w:date="2026-09-05T20:56:54Z">
            <w:r>
              <w:rPr>
                <w:rFonts w:hint="eastAsia" w:ascii="宋体" w:hAnsi="宋体" w:eastAsia="宋体" w:cs="宋体"/>
                <w:sz w:val="24"/>
                <w:rPrChange w:id="322" w:author="Camille" w:date="2026-09-05T20:57:10Z">
                  <w:rPr/>
                </w:rPrChange>
              </w:rPr>
              <w:fldChar w:fldCharType="separate"/>
            </w:r>
          </w:ins>
          <w:ins w:id="323" w:author="Camille" w:date="2026-09-05T22:33:51Z">
            <w:r>
              <w:rPr>
                <w:rFonts w:hint="eastAsia" w:ascii="宋体" w:hAnsi="宋体" w:eastAsia="宋体" w:cs="宋体"/>
                <w:sz w:val="24"/>
              </w:rPr>
              <w:t>7</w:t>
            </w:r>
          </w:ins>
          <w:ins w:id="324" w:author="Camille" w:date="2026-09-05T20:56:54Z">
            <w:r>
              <w:rPr>
                <w:rFonts w:hint="eastAsia" w:ascii="宋体" w:hAnsi="宋体" w:eastAsia="宋体" w:cs="宋体"/>
                <w:sz w:val="24"/>
                <w:rPrChange w:id="325" w:author="Camille" w:date="2026-09-05T20:57:10Z">
                  <w:rPr/>
                </w:rPrChange>
              </w:rPr>
              <w:fldChar w:fldCharType="end"/>
            </w:r>
          </w:ins>
          <w:ins w:id="326" w:author="Camille" w:date="2026-09-05T20:56:54Z">
            <w:r>
              <w:rPr>
                <w:rFonts w:hint="eastAsia" w:ascii="宋体" w:hAnsi="宋体" w:eastAsia="宋体" w:cs="宋体"/>
                <w:bCs/>
                <w:sz w:val="24"/>
                <w:szCs w:val="24"/>
                <w:lang w:val="en-US" w:eastAsia="zh-CN"/>
                <w:rPrChange w:id="327" w:author="Camille" w:date="2026-09-05T20:57:10Z">
                  <w:rPr>
                    <w:rFonts w:hint="eastAsia" w:ascii="宋体" w:hAnsi="宋体" w:eastAsia="宋体" w:cs="宋体"/>
                    <w:bCs/>
                    <w:szCs w:val="30"/>
                    <w:lang w:val="en-US" w:eastAsia="zh-CN"/>
                  </w:rPr>
                </w:rPrChange>
              </w:rPr>
              <w:fldChar w:fldCharType="end"/>
            </w:r>
          </w:ins>
        </w:p>
        <w:p w14:paraId="361C5B3D">
          <w:pPr>
            <w:pStyle w:val="8"/>
            <w:tabs>
              <w:tab w:val="right" w:leader="dot" w:pos="8306"/>
            </w:tabs>
            <w:rPr>
              <w:ins w:id="328" w:author="Camille" w:date="2026-09-05T20:56:54Z"/>
              <w:rFonts w:hint="eastAsia" w:ascii="宋体" w:hAnsi="宋体" w:eastAsia="宋体" w:cs="宋体"/>
              <w:sz w:val="24"/>
              <w:rPrChange w:id="329" w:author="Camille" w:date="2026-09-05T20:57:10Z">
                <w:rPr>
                  <w:ins w:id="330" w:author="Camille" w:date="2026-09-05T20:56:54Z"/>
                </w:rPr>
              </w:rPrChange>
            </w:rPr>
          </w:pPr>
          <w:ins w:id="331" w:author="Camille" w:date="2026-09-05T20:56:54Z">
            <w:r>
              <w:rPr>
                <w:rFonts w:hint="eastAsia" w:ascii="宋体" w:hAnsi="宋体" w:eastAsia="宋体" w:cs="宋体"/>
                <w:bCs/>
                <w:sz w:val="24"/>
                <w:szCs w:val="24"/>
                <w:lang w:val="en-US" w:eastAsia="zh-CN"/>
                <w:rPrChange w:id="332" w:author="Camille" w:date="2026-09-05T20:57:10Z">
                  <w:rPr>
                    <w:rFonts w:hint="eastAsia" w:ascii="宋体" w:hAnsi="宋体" w:eastAsia="宋体" w:cs="宋体"/>
                    <w:bCs/>
                    <w:szCs w:val="30"/>
                    <w:lang w:val="en-US" w:eastAsia="zh-CN"/>
                  </w:rPr>
                </w:rPrChange>
              </w:rPr>
              <w:fldChar w:fldCharType="begin"/>
            </w:r>
          </w:ins>
          <w:ins w:id="333" w:author="Camille" w:date="2026-09-05T20:56:54Z">
            <w:r>
              <w:rPr>
                <w:rFonts w:hint="eastAsia" w:ascii="宋体" w:hAnsi="宋体" w:eastAsia="宋体" w:cs="宋体"/>
                <w:bCs/>
                <w:sz w:val="24"/>
                <w:szCs w:val="24"/>
                <w:lang w:val="en-US" w:eastAsia="zh-CN"/>
                <w:rPrChange w:id="334" w:author="Camille" w:date="2026-09-05T20:57:10Z">
                  <w:rPr>
                    <w:rFonts w:hint="eastAsia" w:ascii="宋体" w:hAnsi="宋体" w:eastAsia="宋体" w:cs="宋体"/>
                    <w:bCs/>
                    <w:szCs w:val="30"/>
                    <w:lang w:val="en-US" w:eastAsia="zh-CN"/>
                  </w:rPr>
                </w:rPrChange>
              </w:rPr>
              <w:instrText xml:space="preserve"> HYPERLINK \l _Toc26954 </w:instrText>
            </w:r>
          </w:ins>
          <w:ins w:id="335" w:author="Camille" w:date="2026-09-05T20:56:54Z">
            <w:r>
              <w:rPr>
                <w:rFonts w:hint="eastAsia" w:ascii="宋体" w:hAnsi="宋体" w:eastAsia="宋体" w:cs="宋体"/>
                <w:bCs/>
                <w:sz w:val="24"/>
                <w:szCs w:val="24"/>
                <w:lang w:val="en-US" w:eastAsia="zh-CN"/>
                <w:rPrChange w:id="336" w:author="Camille" w:date="2026-09-05T20:57:10Z">
                  <w:rPr>
                    <w:rFonts w:hint="eastAsia" w:ascii="宋体" w:hAnsi="宋体" w:eastAsia="宋体" w:cs="宋体"/>
                    <w:bCs/>
                    <w:szCs w:val="30"/>
                    <w:lang w:val="en-US" w:eastAsia="zh-CN"/>
                  </w:rPr>
                </w:rPrChange>
              </w:rPr>
              <w:fldChar w:fldCharType="separate"/>
            </w:r>
          </w:ins>
          <w:ins w:id="337" w:author="Camille" w:date="2026-09-05T20:56:54Z">
            <w:r>
              <w:rPr>
                <w:rFonts w:hint="eastAsia" w:ascii="宋体" w:hAnsi="宋体" w:eastAsia="宋体" w:cs="宋体"/>
                <w:b w:val="0"/>
                <w:bCs w:val="0"/>
                <w:szCs w:val="21"/>
                <w:lang w:val="en-US" w:eastAsia="zh-CN"/>
                <w:rPrChange w:id="338" w:author="Camille" w:date="2026-09-05T20:57:53Z">
                  <w:rPr>
                    <w:rFonts w:hint="eastAsia" w:ascii="宋体" w:hAnsi="宋体" w:eastAsia="宋体" w:cs="宋体"/>
                    <w:lang w:val="en-US" w:eastAsia="zh-CN"/>
                  </w:rPr>
                </w:rPrChange>
              </w:rPr>
              <w:t>谁执锁钥谁守门</w:t>
            </w:r>
          </w:ins>
          <w:ins w:id="339" w:author="Camille" w:date="2026-09-05T20:56:54Z">
            <w:r>
              <w:rPr>
                <w:rFonts w:hint="eastAsia" w:ascii="宋体" w:hAnsi="宋体" w:eastAsia="宋体" w:cs="宋体"/>
                <w:sz w:val="24"/>
                <w:rPrChange w:id="340" w:author="Camille" w:date="2026-09-05T20:57:10Z">
                  <w:rPr/>
                </w:rPrChange>
              </w:rPr>
              <w:tab/>
            </w:r>
          </w:ins>
          <w:ins w:id="341" w:author="Camille" w:date="2026-09-05T20:56:54Z">
            <w:r>
              <w:rPr>
                <w:rFonts w:hint="eastAsia" w:ascii="宋体" w:hAnsi="宋体" w:eastAsia="宋体" w:cs="宋体"/>
                <w:sz w:val="24"/>
                <w:rPrChange w:id="342" w:author="Camille" w:date="2026-09-05T20:57:10Z">
                  <w:rPr/>
                </w:rPrChange>
              </w:rPr>
              <w:fldChar w:fldCharType="begin"/>
            </w:r>
          </w:ins>
          <w:ins w:id="343" w:author="Camille" w:date="2026-09-05T20:56:54Z">
            <w:r>
              <w:rPr>
                <w:rFonts w:hint="eastAsia" w:ascii="宋体" w:hAnsi="宋体" w:eastAsia="宋体" w:cs="宋体"/>
                <w:sz w:val="24"/>
                <w:rPrChange w:id="344" w:author="Camille" w:date="2026-09-05T20:57:10Z">
                  <w:rPr/>
                </w:rPrChange>
              </w:rPr>
              <w:instrText xml:space="preserve"> PAGEREF _Toc26954 \h </w:instrText>
            </w:r>
          </w:ins>
          <w:ins w:id="345" w:author="Camille" w:date="2026-09-05T20:56:54Z">
            <w:r>
              <w:rPr>
                <w:rFonts w:hint="eastAsia" w:ascii="宋体" w:hAnsi="宋体" w:eastAsia="宋体" w:cs="宋体"/>
                <w:sz w:val="24"/>
                <w:rPrChange w:id="346" w:author="Camille" w:date="2026-09-05T20:57:10Z">
                  <w:rPr/>
                </w:rPrChange>
              </w:rPr>
              <w:fldChar w:fldCharType="separate"/>
            </w:r>
          </w:ins>
          <w:ins w:id="347" w:author="Camille" w:date="2026-09-05T22:33:51Z">
            <w:r>
              <w:rPr>
                <w:rFonts w:hint="eastAsia" w:ascii="宋体" w:hAnsi="宋体" w:eastAsia="宋体" w:cs="宋体"/>
                <w:sz w:val="24"/>
              </w:rPr>
              <w:t>7</w:t>
            </w:r>
          </w:ins>
          <w:ins w:id="348" w:author="Camille" w:date="2026-09-05T20:56:54Z">
            <w:r>
              <w:rPr>
                <w:rFonts w:hint="eastAsia" w:ascii="宋体" w:hAnsi="宋体" w:eastAsia="宋体" w:cs="宋体"/>
                <w:sz w:val="24"/>
                <w:rPrChange w:id="349" w:author="Camille" w:date="2026-09-05T20:57:10Z">
                  <w:rPr/>
                </w:rPrChange>
              </w:rPr>
              <w:fldChar w:fldCharType="end"/>
            </w:r>
          </w:ins>
          <w:ins w:id="350" w:author="Camille" w:date="2026-09-05T20:56:54Z">
            <w:r>
              <w:rPr>
                <w:rFonts w:hint="eastAsia" w:ascii="宋体" w:hAnsi="宋体" w:eastAsia="宋体" w:cs="宋体"/>
                <w:bCs/>
                <w:sz w:val="24"/>
                <w:szCs w:val="24"/>
                <w:lang w:val="en-US" w:eastAsia="zh-CN"/>
                <w:rPrChange w:id="351" w:author="Camille" w:date="2026-09-05T20:57:10Z">
                  <w:rPr>
                    <w:rFonts w:hint="eastAsia" w:ascii="宋体" w:hAnsi="宋体" w:eastAsia="宋体" w:cs="宋体"/>
                    <w:bCs/>
                    <w:szCs w:val="30"/>
                    <w:lang w:val="en-US" w:eastAsia="zh-CN"/>
                  </w:rPr>
                </w:rPrChange>
              </w:rPr>
              <w:fldChar w:fldCharType="end"/>
            </w:r>
          </w:ins>
        </w:p>
        <w:p w14:paraId="35AC7C3C">
          <w:pPr>
            <w:pStyle w:val="8"/>
            <w:tabs>
              <w:tab w:val="right" w:leader="dot" w:pos="8306"/>
            </w:tabs>
            <w:rPr>
              <w:ins w:id="352" w:author="Camille" w:date="2026-09-05T20:56:54Z"/>
              <w:rFonts w:hint="eastAsia" w:ascii="宋体" w:hAnsi="宋体" w:eastAsia="宋体" w:cs="宋体"/>
              <w:sz w:val="24"/>
              <w:rPrChange w:id="353" w:author="Camille" w:date="2026-09-05T20:57:10Z">
                <w:rPr>
                  <w:ins w:id="354" w:author="Camille" w:date="2026-09-05T20:56:54Z"/>
                </w:rPr>
              </w:rPrChange>
            </w:rPr>
          </w:pPr>
          <w:ins w:id="355" w:author="Camille" w:date="2026-09-05T20:56:54Z">
            <w:r>
              <w:rPr>
                <w:rFonts w:hint="eastAsia" w:ascii="宋体" w:hAnsi="宋体" w:eastAsia="宋体" w:cs="宋体"/>
                <w:bCs/>
                <w:sz w:val="24"/>
                <w:szCs w:val="24"/>
                <w:lang w:val="en-US" w:eastAsia="zh-CN"/>
                <w:rPrChange w:id="356" w:author="Camille" w:date="2026-09-05T20:57:10Z">
                  <w:rPr>
                    <w:rFonts w:hint="eastAsia" w:ascii="宋体" w:hAnsi="宋体" w:eastAsia="宋体" w:cs="宋体"/>
                    <w:bCs/>
                    <w:szCs w:val="30"/>
                    <w:lang w:val="en-US" w:eastAsia="zh-CN"/>
                  </w:rPr>
                </w:rPrChange>
              </w:rPr>
              <w:fldChar w:fldCharType="begin"/>
            </w:r>
          </w:ins>
          <w:ins w:id="357" w:author="Camille" w:date="2026-09-05T20:56:54Z">
            <w:r>
              <w:rPr>
                <w:rFonts w:hint="eastAsia" w:ascii="宋体" w:hAnsi="宋体" w:eastAsia="宋体" w:cs="宋体"/>
                <w:bCs/>
                <w:sz w:val="24"/>
                <w:szCs w:val="24"/>
                <w:lang w:val="en-US" w:eastAsia="zh-CN"/>
                <w:rPrChange w:id="358" w:author="Camille" w:date="2026-09-05T20:57:10Z">
                  <w:rPr>
                    <w:rFonts w:hint="eastAsia" w:ascii="宋体" w:hAnsi="宋体" w:eastAsia="宋体" w:cs="宋体"/>
                    <w:bCs/>
                    <w:szCs w:val="30"/>
                    <w:lang w:val="en-US" w:eastAsia="zh-CN"/>
                  </w:rPr>
                </w:rPrChange>
              </w:rPr>
              <w:instrText xml:space="preserve"> HYPERLINK \l _Toc5950 </w:instrText>
            </w:r>
          </w:ins>
          <w:ins w:id="359" w:author="Camille" w:date="2026-09-05T20:56:54Z">
            <w:r>
              <w:rPr>
                <w:rFonts w:hint="eastAsia" w:ascii="宋体" w:hAnsi="宋体" w:eastAsia="宋体" w:cs="宋体"/>
                <w:bCs/>
                <w:sz w:val="24"/>
                <w:szCs w:val="24"/>
                <w:lang w:val="en-US" w:eastAsia="zh-CN"/>
                <w:rPrChange w:id="360" w:author="Camille" w:date="2026-09-05T20:57:10Z">
                  <w:rPr>
                    <w:rFonts w:hint="eastAsia" w:ascii="宋体" w:hAnsi="宋体" w:eastAsia="宋体" w:cs="宋体"/>
                    <w:bCs/>
                    <w:szCs w:val="30"/>
                    <w:lang w:val="en-US" w:eastAsia="zh-CN"/>
                  </w:rPr>
                </w:rPrChange>
              </w:rPr>
              <w:fldChar w:fldCharType="separate"/>
            </w:r>
          </w:ins>
          <w:ins w:id="361" w:author="Camille" w:date="2026-09-05T20:56:54Z">
            <w:r>
              <w:rPr>
                <w:rFonts w:hint="eastAsia" w:ascii="宋体" w:hAnsi="宋体" w:eastAsia="宋体" w:cs="宋体"/>
                <w:bCs/>
                <w:szCs w:val="21"/>
                <w:lang w:val="en-US" w:eastAsia="zh-CN"/>
                <w:rPrChange w:id="362" w:author="Camille" w:date="2026-09-05T20:57:58Z">
                  <w:rPr>
                    <w:rFonts w:hint="default" w:asciiTheme="minorHAnsi" w:hAnsiTheme="minorHAnsi" w:eastAsiaTheme="minorEastAsia" w:cstheme="minorBidi"/>
                    <w:bCs/>
                    <w:szCs w:val="24"/>
                    <w:lang w:val="en-US" w:eastAsia="zh-CN"/>
                  </w:rPr>
                </w:rPrChange>
              </w:rPr>
              <w:t>万数不及人亲至</w:t>
            </w:r>
          </w:ins>
          <w:ins w:id="363" w:author="Camille" w:date="2026-09-05T20:56:54Z">
            <w:r>
              <w:rPr>
                <w:rFonts w:hint="eastAsia" w:ascii="宋体" w:hAnsi="宋体" w:eastAsia="宋体" w:cs="宋体"/>
                <w:sz w:val="24"/>
                <w:rPrChange w:id="364" w:author="Camille" w:date="2026-09-05T20:57:10Z">
                  <w:rPr/>
                </w:rPrChange>
              </w:rPr>
              <w:tab/>
            </w:r>
          </w:ins>
          <w:ins w:id="365" w:author="Camille" w:date="2026-09-05T20:56:54Z">
            <w:r>
              <w:rPr>
                <w:rFonts w:hint="eastAsia" w:ascii="宋体" w:hAnsi="宋体" w:eastAsia="宋体" w:cs="宋体"/>
                <w:sz w:val="24"/>
                <w:rPrChange w:id="366" w:author="Camille" w:date="2026-09-05T20:57:10Z">
                  <w:rPr/>
                </w:rPrChange>
              </w:rPr>
              <w:fldChar w:fldCharType="begin"/>
            </w:r>
          </w:ins>
          <w:ins w:id="367" w:author="Camille" w:date="2026-09-05T20:56:54Z">
            <w:r>
              <w:rPr>
                <w:rFonts w:hint="eastAsia" w:ascii="宋体" w:hAnsi="宋体" w:eastAsia="宋体" w:cs="宋体"/>
                <w:sz w:val="24"/>
                <w:rPrChange w:id="368" w:author="Camille" w:date="2026-09-05T20:57:10Z">
                  <w:rPr/>
                </w:rPrChange>
              </w:rPr>
              <w:instrText xml:space="preserve"> PAGEREF _Toc5950 \h </w:instrText>
            </w:r>
          </w:ins>
          <w:ins w:id="369" w:author="Camille" w:date="2026-09-05T20:56:54Z">
            <w:r>
              <w:rPr>
                <w:rFonts w:hint="eastAsia" w:ascii="宋体" w:hAnsi="宋体" w:eastAsia="宋体" w:cs="宋体"/>
                <w:sz w:val="24"/>
                <w:rPrChange w:id="370" w:author="Camille" w:date="2026-09-05T20:57:10Z">
                  <w:rPr/>
                </w:rPrChange>
              </w:rPr>
              <w:fldChar w:fldCharType="separate"/>
            </w:r>
          </w:ins>
          <w:ins w:id="371" w:author="Camille" w:date="2026-09-05T22:33:51Z">
            <w:r>
              <w:rPr>
                <w:rFonts w:hint="eastAsia" w:ascii="宋体" w:hAnsi="宋体" w:eastAsia="宋体" w:cs="宋体"/>
                <w:sz w:val="24"/>
              </w:rPr>
              <w:t>7</w:t>
            </w:r>
          </w:ins>
          <w:ins w:id="372" w:author="Camille" w:date="2026-09-05T20:56:54Z">
            <w:r>
              <w:rPr>
                <w:rFonts w:hint="eastAsia" w:ascii="宋体" w:hAnsi="宋体" w:eastAsia="宋体" w:cs="宋体"/>
                <w:sz w:val="24"/>
                <w:rPrChange w:id="373" w:author="Camille" w:date="2026-09-05T20:57:10Z">
                  <w:rPr/>
                </w:rPrChange>
              </w:rPr>
              <w:fldChar w:fldCharType="end"/>
            </w:r>
          </w:ins>
          <w:ins w:id="374" w:author="Camille" w:date="2026-09-05T20:56:54Z">
            <w:r>
              <w:rPr>
                <w:rFonts w:hint="eastAsia" w:ascii="宋体" w:hAnsi="宋体" w:eastAsia="宋体" w:cs="宋体"/>
                <w:bCs/>
                <w:sz w:val="24"/>
                <w:szCs w:val="24"/>
                <w:lang w:val="en-US" w:eastAsia="zh-CN"/>
                <w:rPrChange w:id="375" w:author="Camille" w:date="2026-09-05T20:57:10Z">
                  <w:rPr>
                    <w:rFonts w:hint="eastAsia" w:ascii="宋体" w:hAnsi="宋体" w:eastAsia="宋体" w:cs="宋体"/>
                    <w:bCs/>
                    <w:szCs w:val="30"/>
                    <w:lang w:val="en-US" w:eastAsia="zh-CN"/>
                  </w:rPr>
                </w:rPrChange>
              </w:rPr>
              <w:fldChar w:fldCharType="end"/>
            </w:r>
          </w:ins>
        </w:p>
        <w:p w14:paraId="0A067412">
          <w:pPr>
            <w:pStyle w:val="6"/>
            <w:tabs>
              <w:tab w:val="right" w:leader="dot" w:pos="8306"/>
            </w:tabs>
            <w:rPr>
              <w:ins w:id="376" w:author="Camille" w:date="2026-09-05T20:56:54Z"/>
              <w:rFonts w:hint="eastAsia" w:ascii="宋体" w:hAnsi="宋体" w:eastAsia="宋体" w:cs="宋体"/>
              <w:sz w:val="24"/>
              <w:rPrChange w:id="377" w:author="Camille" w:date="2026-09-05T20:57:10Z">
                <w:rPr>
                  <w:ins w:id="378" w:author="Camille" w:date="2026-09-05T20:56:54Z"/>
                </w:rPr>
              </w:rPrChange>
            </w:rPr>
          </w:pPr>
          <w:ins w:id="379" w:author="Camille" w:date="2026-09-05T20:56:54Z">
            <w:r>
              <w:rPr>
                <w:rFonts w:hint="eastAsia" w:ascii="宋体" w:hAnsi="宋体" w:eastAsia="宋体" w:cs="宋体"/>
                <w:bCs/>
                <w:sz w:val="24"/>
                <w:szCs w:val="24"/>
                <w:lang w:val="en-US" w:eastAsia="zh-CN"/>
                <w:rPrChange w:id="380" w:author="Camille" w:date="2026-09-05T20:57:10Z">
                  <w:rPr>
                    <w:rFonts w:hint="eastAsia" w:ascii="宋体" w:hAnsi="宋体" w:eastAsia="宋体" w:cs="宋体"/>
                    <w:bCs/>
                    <w:szCs w:val="30"/>
                    <w:lang w:val="en-US" w:eastAsia="zh-CN"/>
                  </w:rPr>
                </w:rPrChange>
              </w:rPr>
              <w:fldChar w:fldCharType="begin"/>
            </w:r>
          </w:ins>
          <w:ins w:id="381" w:author="Camille" w:date="2026-09-05T20:56:54Z">
            <w:r>
              <w:rPr>
                <w:rFonts w:hint="eastAsia" w:ascii="宋体" w:hAnsi="宋体" w:eastAsia="宋体" w:cs="宋体"/>
                <w:bCs/>
                <w:sz w:val="24"/>
                <w:szCs w:val="24"/>
                <w:lang w:val="en-US" w:eastAsia="zh-CN"/>
                <w:rPrChange w:id="382" w:author="Camille" w:date="2026-09-05T20:57:10Z">
                  <w:rPr>
                    <w:rFonts w:hint="eastAsia" w:ascii="宋体" w:hAnsi="宋体" w:eastAsia="宋体" w:cs="宋体"/>
                    <w:bCs/>
                    <w:szCs w:val="30"/>
                    <w:lang w:val="en-US" w:eastAsia="zh-CN"/>
                  </w:rPr>
                </w:rPrChange>
              </w:rPr>
              <w:instrText xml:space="preserve"> HYPERLINK \l _Toc341 </w:instrText>
            </w:r>
          </w:ins>
          <w:ins w:id="383" w:author="Camille" w:date="2026-09-05T20:56:54Z">
            <w:r>
              <w:rPr>
                <w:rFonts w:hint="eastAsia" w:ascii="宋体" w:hAnsi="宋体" w:eastAsia="宋体" w:cs="宋体"/>
                <w:bCs/>
                <w:sz w:val="24"/>
                <w:szCs w:val="24"/>
                <w:lang w:val="en-US" w:eastAsia="zh-CN"/>
                <w:rPrChange w:id="384" w:author="Camille" w:date="2026-09-05T20:57:10Z">
                  <w:rPr>
                    <w:rFonts w:hint="eastAsia" w:ascii="宋体" w:hAnsi="宋体" w:eastAsia="宋体" w:cs="宋体"/>
                    <w:bCs/>
                    <w:szCs w:val="30"/>
                    <w:lang w:val="en-US" w:eastAsia="zh-CN"/>
                  </w:rPr>
                </w:rPrChange>
              </w:rPr>
              <w:fldChar w:fldCharType="separate"/>
            </w:r>
          </w:ins>
          <w:ins w:id="385" w:author="Camille" w:date="2026-09-05T20:56:54Z">
            <w:r>
              <w:rPr>
                <w:rFonts w:hint="eastAsia" w:ascii="宋体" w:hAnsi="宋体" w:eastAsia="宋体" w:cs="宋体"/>
                <w:b/>
                <w:bCs/>
                <w:sz w:val="24"/>
                <w:szCs w:val="24"/>
                <w:lang w:val="en-US" w:eastAsia="zh-CN"/>
                <w:rPrChange w:id="386" w:author="Camille" w:date="2026-09-05T20:58:01Z">
                  <w:rPr>
                    <w:rFonts w:hint="eastAsia"/>
                    <w:szCs w:val="30"/>
                    <w:lang w:val="en-US" w:eastAsia="zh-CN"/>
                  </w:rPr>
                </w:rPrChange>
              </w:rPr>
              <w:t>结束语</w:t>
            </w:r>
          </w:ins>
          <w:ins w:id="387" w:author="Camille" w:date="2026-09-05T20:56:54Z">
            <w:r>
              <w:rPr>
                <w:rFonts w:hint="eastAsia" w:ascii="宋体" w:hAnsi="宋体" w:eastAsia="宋体" w:cs="宋体"/>
                <w:sz w:val="24"/>
                <w:rPrChange w:id="388" w:author="Camille" w:date="2026-09-05T20:57:10Z">
                  <w:rPr/>
                </w:rPrChange>
              </w:rPr>
              <w:tab/>
            </w:r>
          </w:ins>
          <w:ins w:id="389" w:author="Camille" w:date="2026-09-05T20:56:54Z">
            <w:r>
              <w:rPr>
                <w:rFonts w:hint="eastAsia" w:ascii="宋体" w:hAnsi="宋体" w:eastAsia="宋体" w:cs="宋体"/>
                <w:sz w:val="24"/>
                <w:rPrChange w:id="390" w:author="Camille" w:date="2026-09-05T20:57:10Z">
                  <w:rPr/>
                </w:rPrChange>
              </w:rPr>
              <w:fldChar w:fldCharType="begin"/>
            </w:r>
          </w:ins>
          <w:ins w:id="391" w:author="Camille" w:date="2026-09-05T20:56:54Z">
            <w:r>
              <w:rPr>
                <w:rFonts w:hint="eastAsia" w:ascii="宋体" w:hAnsi="宋体" w:eastAsia="宋体" w:cs="宋体"/>
                <w:sz w:val="24"/>
                <w:rPrChange w:id="392" w:author="Camille" w:date="2026-09-05T20:57:10Z">
                  <w:rPr/>
                </w:rPrChange>
              </w:rPr>
              <w:instrText xml:space="preserve"> PAGEREF _Toc341 \h </w:instrText>
            </w:r>
          </w:ins>
          <w:ins w:id="393" w:author="Camille" w:date="2026-09-05T20:56:54Z">
            <w:r>
              <w:rPr>
                <w:rFonts w:hint="eastAsia" w:ascii="宋体" w:hAnsi="宋体" w:eastAsia="宋体" w:cs="宋体"/>
                <w:sz w:val="24"/>
                <w:rPrChange w:id="394" w:author="Camille" w:date="2026-09-05T20:57:10Z">
                  <w:rPr/>
                </w:rPrChange>
              </w:rPr>
              <w:fldChar w:fldCharType="separate"/>
            </w:r>
          </w:ins>
          <w:ins w:id="395" w:author="Camille" w:date="2026-09-05T22:33:51Z">
            <w:r>
              <w:rPr>
                <w:rFonts w:hint="eastAsia" w:ascii="宋体" w:hAnsi="宋体" w:eastAsia="宋体" w:cs="宋体"/>
                <w:sz w:val="24"/>
              </w:rPr>
              <w:t>8</w:t>
            </w:r>
          </w:ins>
          <w:ins w:id="396" w:author="Camille" w:date="2026-09-05T20:56:54Z">
            <w:r>
              <w:rPr>
                <w:rFonts w:hint="eastAsia" w:ascii="宋体" w:hAnsi="宋体" w:eastAsia="宋体" w:cs="宋体"/>
                <w:sz w:val="24"/>
                <w:rPrChange w:id="397" w:author="Camille" w:date="2026-09-05T20:57:10Z">
                  <w:rPr/>
                </w:rPrChange>
              </w:rPr>
              <w:fldChar w:fldCharType="end"/>
            </w:r>
          </w:ins>
          <w:ins w:id="398" w:author="Camille" w:date="2026-09-05T20:56:54Z">
            <w:r>
              <w:rPr>
                <w:rFonts w:hint="eastAsia" w:ascii="宋体" w:hAnsi="宋体" w:eastAsia="宋体" w:cs="宋体"/>
                <w:bCs/>
                <w:sz w:val="24"/>
                <w:szCs w:val="24"/>
                <w:lang w:val="en-US" w:eastAsia="zh-CN"/>
                <w:rPrChange w:id="399" w:author="Camille" w:date="2026-09-05T20:57:10Z">
                  <w:rPr>
                    <w:rFonts w:hint="eastAsia" w:ascii="宋体" w:hAnsi="宋体" w:eastAsia="宋体" w:cs="宋体"/>
                    <w:bCs/>
                    <w:szCs w:val="30"/>
                    <w:lang w:val="en-US" w:eastAsia="zh-CN"/>
                  </w:rPr>
                </w:rPrChange>
              </w:rPr>
              <w:fldChar w:fldCharType="end"/>
            </w:r>
          </w:ins>
        </w:p>
        <w:p w14:paraId="7452EB87">
          <w:pPr>
            <w:pStyle w:val="6"/>
            <w:tabs>
              <w:tab w:val="right" w:leader="dot" w:pos="8306"/>
            </w:tabs>
            <w:rPr>
              <w:ins w:id="400" w:author="Camille" w:date="2026-09-05T20:56:54Z"/>
              <w:rFonts w:hint="eastAsia" w:ascii="宋体" w:hAnsi="宋体" w:eastAsia="宋体" w:cs="宋体"/>
              <w:sz w:val="24"/>
              <w:rPrChange w:id="401" w:author="Camille" w:date="2026-09-05T20:57:10Z">
                <w:rPr>
                  <w:ins w:id="402" w:author="Camille" w:date="2026-09-05T20:56:54Z"/>
                </w:rPr>
              </w:rPrChange>
            </w:rPr>
          </w:pPr>
          <w:ins w:id="403" w:author="Camille" w:date="2026-09-05T20:56:54Z">
            <w:r>
              <w:rPr>
                <w:rFonts w:hint="eastAsia" w:ascii="宋体" w:hAnsi="宋体" w:eastAsia="宋体" w:cs="宋体"/>
                <w:bCs/>
                <w:sz w:val="24"/>
                <w:szCs w:val="24"/>
                <w:lang w:val="en-US" w:eastAsia="zh-CN"/>
                <w:rPrChange w:id="404" w:author="Camille" w:date="2026-09-05T20:57:10Z">
                  <w:rPr>
                    <w:rFonts w:hint="eastAsia" w:ascii="宋体" w:hAnsi="宋体" w:eastAsia="宋体" w:cs="宋体"/>
                    <w:bCs/>
                    <w:szCs w:val="30"/>
                    <w:lang w:val="en-US" w:eastAsia="zh-CN"/>
                  </w:rPr>
                </w:rPrChange>
              </w:rPr>
              <w:fldChar w:fldCharType="begin"/>
            </w:r>
          </w:ins>
          <w:ins w:id="405" w:author="Camille" w:date="2026-09-05T20:56:54Z">
            <w:r>
              <w:rPr>
                <w:rFonts w:hint="eastAsia" w:ascii="宋体" w:hAnsi="宋体" w:eastAsia="宋体" w:cs="宋体"/>
                <w:bCs/>
                <w:sz w:val="24"/>
                <w:szCs w:val="24"/>
                <w:lang w:val="en-US" w:eastAsia="zh-CN"/>
                <w:rPrChange w:id="406" w:author="Camille" w:date="2026-09-05T20:57:10Z">
                  <w:rPr>
                    <w:rFonts w:hint="eastAsia" w:ascii="宋体" w:hAnsi="宋体" w:eastAsia="宋体" w:cs="宋体"/>
                    <w:bCs/>
                    <w:szCs w:val="30"/>
                    <w:lang w:val="en-US" w:eastAsia="zh-CN"/>
                  </w:rPr>
                </w:rPrChange>
              </w:rPr>
              <w:instrText xml:space="preserve"> HYPERLINK \l _Toc19436 </w:instrText>
            </w:r>
          </w:ins>
          <w:ins w:id="407" w:author="Camille" w:date="2026-09-05T20:56:54Z">
            <w:r>
              <w:rPr>
                <w:rFonts w:hint="eastAsia" w:ascii="宋体" w:hAnsi="宋体" w:eastAsia="宋体" w:cs="宋体"/>
                <w:bCs/>
                <w:sz w:val="24"/>
                <w:szCs w:val="24"/>
                <w:lang w:val="en-US" w:eastAsia="zh-CN"/>
                <w:rPrChange w:id="408" w:author="Camille" w:date="2026-09-05T20:57:10Z">
                  <w:rPr>
                    <w:rFonts w:hint="eastAsia" w:ascii="宋体" w:hAnsi="宋体" w:eastAsia="宋体" w:cs="宋体"/>
                    <w:bCs/>
                    <w:szCs w:val="30"/>
                    <w:lang w:val="en-US" w:eastAsia="zh-CN"/>
                  </w:rPr>
                </w:rPrChange>
              </w:rPr>
              <w:fldChar w:fldCharType="separate"/>
            </w:r>
          </w:ins>
          <w:ins w:id="409" w:author="Camille" w:date="2026-09-05T20:56:54Z">
            <w:r>
              <w:rPr>
                <w:rFonts w:hint="eastAsia" w:ascii="宋体" w:hAnsi="宋体" w:eastAsia="宋体" w:cs="宋体"/>
                <w:b/>
                <w:bCs/>
                <w:sz w:val="24"/>
                <w:szCs w:val="24"/>
                <w:lang w:val="en-US" w:eastAsia="zh-CN"/>
                <w:rPrChange w:id="410" w:author="Camille" w:date="2026-09-05T20:58:12Z">
                  <w:rPr>
                    <w:rFonts w:hint="eastAsia"/>
                    <w:szCs w:val="30"/>
                    <w:lang w:val="en-US" w:eastAsia="zh-CN"/>
                  </w:rPr>
                </w:rPrChange>
              </w:rPr>
              <w:t>参考性问题</w:t>
            </w:r>
          </w:ins>
          <w:ins w:id="411" w:author="Camille" w:date="2026-09-05T20:56:54Z">
            <w:r>
              <w:rPr>
                <w:rFonts w:hint="eastAsia" w:ascii="宋体" w:hAnsi="宋体" w:eastAsia="宋体" w:cs="宋体"/>
                <w:sz w:val="24"/>
                <w:rPrChange w:id="412" w:author="Camille" w:date="2026-09-05T20:57:10Z">
                  <w:rPr/>
                </w:rPrChange>
              </w:rPr>
              <w:tab/>
            </w:r>
          </w:ins>
          <w:ins w:id="413" w:author="Camille" w:date="2026-09-05T20:56:54Z">
            <w:r>
              <w:rPr>
                <w:rFonts w:hint="eastAsia" w:ascii="宋体" w:hAnsi="宋体" w:eastAsia="宋体" w:cs="宋体"/>
                <w:sz w:val="24"/>
                <w:rPrChange w:id="414" w:author="Camille" w:date="2026-09-05T20:57:10Z">
                  <w:rPr/>
                </w:rPrChange>
              </w:rPr>
              <w:fldChar w:fldCharType="begin"/>
            </w:r>
          </w:ins>
          <w:ins w:id="415" w:author="Camille" w:date="2026-09-05T20:56:54Z">
            <w:r>
              <w:rPr>
                <w:rFonts w:hint="eastAsia" w:ascii="宋体" w:hAnsi="宋体" w:eastAsia="宋体" w:cs="宋体"/>
                <w:sz w:val="24"/>
                <w:rPrChange w:id="416" w:author="Camille" w:date="2026-09-05T20:57:10Z">
                  <w:rPr/>
                </w:rPrChange>
              </w:rPr>
              <w:instrText xml:space="preserve"> PAGEREF _Toc19436 \h </w:instrText>
            </w:r>
          </w:ins>
          <w:ins w:id="417" w:author="Camille" w:date="2026-09-05T20:56:54Z">
            <w:r>
              <w:rPr>
                <w:rFonts w:hint="eastAsia" w:ascii="宋体" w:hAnsi="宋体" w:eastAsia="宋体" w:cs="宋体"/>
                <w:sz w:val="24"/>
                <w:rPrChange w:id="418" w:author="Camille" w:date="2026-09-05T20:57:10Z">
                  <w:rPr/>
                </w:rPrChange>
              </w:rPr>
              <w:fldChar w:fldCharType="separate"/>
            </w:r>
          </w:ins>
          <w:ins w:id="419" w:author="Camille" w:date="2026-09-05T22:33:51Z">
            <w:r>
              <w:rPr>
                <w:rFonts w:hint="eastAsia" w:ascii="宋体" w:hAnsi="宋体" w:eastAsia="宋体" w:cs="宋体"/>
                <w:sz w:val="24"/>
              </w:rPr>
              <w:t>9</w:t>
            </w:r>
          </w:ins>
          <w:ins w:id="420" w:author="Camille" w:date="2026-09-05T20:56:54Z">
            <w:r>
              <w:rPr>
                <w:rFonts w:hint="eastAsia" w:ascii="宋体" w:hAnsi="宋体" w:eastAsia="宋体" w:cs="宋体"/>
                <w:sz w:val="24"/>
                <w:rPrChange w:id="421" w:author="Camille" w:date="2026-09-05T20:57:10Z">
                  <w:rPr/>
                </w:rPrChange>
              </w:rPr>
              <w:fldChar w:fldCharType="end"/>
            </w:r>
          </w:ins>
          <w:ins w:id="422" w:author="Camille" w:date="2026-09-05T20:56:54Z">
            <w:r>
              <w:rPr>
                <w:rFonts w:hint="eastAsia" w:ascii="宋体" w:hAnsi="宋体" w:eastAsia="宋体" w:cs="宋体"/>
                <w:bCs/>
                <w:sz w:val="24"/>
                <w:szCs w:val="24"/>
                <w:lang w:val="en-US" w:eastAsia="zh-CN"/>
                <w:rPrChange w:id="423" w:author="Camille" w:date="2026-09-05T20:57:10Z">
                  <w:rPr>
                    <w:rFonts w:hint="eastAsia" w:ascii="宋体" w:hAnsi="宋体" w:eastAsia="宋体" w:cs="宋体"/>
                    <w:bCs/>
                    <w:szCs w:val="30"/>
                    <w:lang w:val="en-US" w:eastAsia="zh-CN"/>
                  </w:rPr>
                </w:rPrChange>
              </w:rPr>
              <w:fldChar w:fldCharType="end"/>
            </w:r>
          </w:ins>
        </w:p>
        <w:p w14:paraId="4BFD7707">
          <w:pPr>
            <w:pStyle w:val="6"/>
            <w:tabs>
              <w:tab w:val="right" w:leader="dot" w:pos="8306"/>
            </w:tabs>
            <w:rPr>
              <w:ins w:id="424" w:author="Camille" w:date="2026-09-05T20:56:54Z"/>
              <w:rFonts w:hint="eastAsia" w:ascii="宋体" w:hAnsi="宋体" w:eastAsia="宋体" w:cs="宋体"/>
              <w:sz w:val="24"/>
              <w:rPrChange w:id="425" w:author="Camille" w:date="2026-09-05T20:57:10Z">
                <w:rPr>
                  <w:ins w:id="426" w:author="Camille" w:date="2026-09-05T20:56:54Z"/>
                </w:rPr>
              </w:rPrChange>
            </w:rPr>
          </w:pPr>
          <w:ins w:id="427" w:author="Camille" w:date="2026-09-05T20:56:54Z">
            <w:r>
              <w:rPr>
                <w:rFonts w:hint="eastAsia" w:ascii="宋体" w:hAnsi="宋体" w:eastAsia="宋体" w:cs="宋体"/>
                <w:bCs/>
                <w:sz w:val="24"/>
                <w:szCs w:val="24"/>
                <w:lang w:val="en-US" w:eastAsia="zh-CN"/>
                <w:rPrChange w:id="428" w:author="Camille" w:date="2026-09-05T20:57:10Z">
                  <w:rPr>
                    <w:rFonts w:hint="eastAsia" w:ascii="宋体" w:hAnsi="宋体" w:eastAsia="宋体" w:cs="宋体"/>
                    <w:bCs/>
                    <w:szCs w:val="30"/>
                    <w:lang w:val="en-US" w:eastAsia="zh-CN"/>
                  </w:rPr>
                </w:rPrChange>
              </w:rPr>
              <w:fldChar w:fldCharType="begin"/>
            </w:r>
          </w:ins>
          <w:ins w:id="429" w:author="Camille" w:date="2026-09-05T20:56:54Z">
            <w:r>
              <w:rPr>
                <w:rFonts w:hint="eastAsia" w:ascii="宋体" w:hAnsi="宋体" w:eastAsia="宋体" w:cs="宋体"/>
                <w:bCs/>
                <w:sz w:val="24"/>
                <w:szCs w:val="24"/>
                <w:lang w:val="en-US" w:eastAsia="zh-CN"/>
                <w:rPrChange w:id="430" w:author="Camille" w:date="2026-09-05T20:57:10Z">
                  <w:rPr>
                    <w:rFonts w:hint="eastAsia" w:ascii="宋体" w:hAnsi="宋体" w:eastAsia="宋体" w:cs="宋体"/>
                    <w:bCs/>
                    <w:szCs w:val="30"/>
                    <w:lang w:val="en-US" w:eastAsia="zh-CN"/>
                  </w:rPr>
                </w:rPrChange>
              </w:rPr>
              <w:instrText xml:space="preserve"> HYPERLINK \l _Toc25474 </w:instrText>
            </w:r>
          </w:ins>
          <w:ins w:id="431" w:author="Camille" w:date="2026-09-05T20:56:54Z">
            <w:r>
              <w:rPr>
                <w:rFonts w:hint="eastAsia" w:ascii="宋体" w:hAnsi="宋体" w:eastAsia="宋体" w:cs="宋体"/>
                <w:bCs/>
                <w:sz w:val="24"/>
                <w:szCs w:val="24"/>
                <w:lang w:val="en-US" w:eastAsia="zh-CN"/>
                <w:rPrChange w:id="432" w:author="Camille" w:date="2026-09-05T20:57:10Z">
                  <w:rPr>
                    <w:rFonts w:hint="eastAsia" w:ascii="宋体" w:hAnsi="宋体" w:eastAsia="宋体" w:cs="宋体"/>
                    <w:bCs/>
                    <w:szCs w:val="30"/>
                    <w:lang w:val="en-US" w:eastAsia="zh-CN"/>
                  </w:rPr>
                </w:rPrChange>
              </w:rPr>
              <w:fldChar w:fldCharType="separate"/>
            </w:r>
          </w:ins>
          <w:ins w:id="433" w:author="Camille" w:date="2026-09-05T20:56:54Z">
            <w:r>
              <w:rPr>
                <w:rFonts w:hint="eastAsia" w:ascii="宋体" w:hAnsi="宋体" w:eastAsia="宋体" w:cs="宋体"/>
                <w:b/>
                <w:bCs/>
                <w:sz w:val="24"/>
                <w:szCs w:val="24"/>
                <w:lang w:val="en-US" w:eastAsia="zh-CN"/>
                <w:rPrChange w:id="434" w:author="Camille" w:date="2026-09-05T20:58:15Z">
                  <w:rPr>
                    <w:rFonts w:hint="eastAsia"/>
                    <w:szCs w:val="30"/>
                    <w:lang w:val="en-US" w:eastAsia="zh-CN"/>
                  </w:rPr>
                </w:rPrChange>
              </w:rPr>
              <w:t>附录</w:t>
            </w:r>
          </w:ins>
          <w:ins w:id="435" w:author="Camille" w:date="2026-09-05T20:56:54Z">
            <w:r>
              <w:rPr>
                <w:rFonts w:hint="eastAsia" w:ascii="宋体" w:hAnsi="宋体" w:eastAsia="宋体" w:cs="宋体"/>
                <w:sz w:val="24"/>
                <w:rPrChange w:id="436" w:author="Camille" w:date="2026-09-05T20:57:10Z">
                  <w:rPr/>
                </w:rPrChange>
              </w:rPr>
              <w:tab/>
            </w:r>
          </w:ins>
          <w:ins w:id="437" w:author="Camille" w:date="2026-09-05T20:56:54Z">
            <w:r>
              <w:rPr>
                <w:rFonts w:hint="eastAsia" w:ascii="宋体" w:hAnsi="宋体" w:eastAsia="宋体" w:cs="宋体"/>
                <w:sz w:val="24"/>
                <w:rPrChange w:id="438" w:author="Camille" w:date="2026-09-05T20:57:10Z">
                  <w:rPr/>
                </w:rPrChange>
              </w:rPr>
              <w:fldChar w:fldCharType="begin"/>
            </w:r>
          </w:ins>
          <w:ins w:id="439" w:author="Camille" w:date="2026-09-05T20:56:54Z">
            <w:r>
              <w:rPr>
                <w:rFonts w:hint="eastAsia" w:ascii="宋体" w:hAnsi="宋体" w:eastAsia="宋体" w:cs="宋体"/>
                <w:sz w:val="24"/>
                <w:rPrChange w:id="440" w:author="Camille" w:date="2026-09-05T20:57:10Z">
                  <w:rPr/>
                </w:rPrChange>
              </w:rPr>
              <w:instrText xml:space="preserve"> PAGEREF _Toc25474 \h </w:instrText>
            </w:r>
          </w:ins>
          <w:ins w:id="441" w:author="Camille" w:date="2026-09-05T20:56:54Z">
            <w:r>
              <w:rPr>
                <w:rFonts w:hint="eastAsia" w:ascii="宋体" w:hAnsi="宋体" w:eastAsia="宋体" w:cs="宋体"/>
                <w:sz w:val="24"/>
                <w:rPrChange w:id="442" w:author="Camille" w:date="2026-09-05T20:57:10Z">
                  <w:rPr/>
                </w:rPrChange>
              </w:rPr>
              <w:fldChar w:fldCharType="separate"/>
            </w:r>
          </w:ins>
          <w:ins w:id="443" w:author="Camille" w:date="2026-09-05T22:33:51Z">
            <w:r>
              <w:rPr>
                <w:rFonts w:hint="eastAsia" w:ascii="宋体" w:hAnsi="宋体" w:eastAsia="宋体" w:cs="宋体"/>
                <w:sz w:val="24"/>
              </w:rPr>
              <w:t>10</w:t>
            </w:r>
          </w:ins>
          <w:ins w:id="444" w:author="Camille" w:date="2026-09-05T20:56:54Z">
            <w:r>
              <w:rPr>
                <w:rFonts w:hint="eastAsia" w:ascii="宋体" w:hAnsi="宋体" w:eastAsia="宋体" w:cs="宋体"/>
                <w:sz w:val="24"/>
                <w:rPrChange w:id="445" w:author="Camille" w:date="2026-09-05T20:57:10Z">
                  <w:rPr/>
                </w:rPrChange>
              </w:rPr>
              <w:fldChar w:fldCharType="end"/>
            </w:r>
          </w:ins>
          <w:ins w:id="446" w:author="Camille" w:date="2026-09-05T20:56:54Z">
            <w:r>
              <w:rPr>
                <w:rFonts w:hint="eastAsia" w:ascii="宋体" w:hAnsi="宋体" w:eastAsia="宋体" w:cs="宋体"/>
                <w:bCs/>
                <w:sz w:val="24"/>
                <w:szCs w:val="24"/>
                <w:lang w:val="en-US" w:eastAsia="zh-CN"/>
                <w:rPrChange w:id="447" w:author="Camille" w:date="2026-09-05T20:57:10Z">
                  <w:rPr>
                    <w:rFonts w:hint="eastAsia" w:ascii="宋体" w:hAnsi="宋体" w:eastAsia="宋体" w:cs="宋体"/>
                    <w:bCs/>
                    <w:szCs w:val="30"/>
                    <w:lang w:val="en-US" w:eastAsia="zh-CN"/>
                  </w:rPr>
                </w:rPrChange>
              </w:rPr>
              <w:fldChar w:fldCharType="end"/>
            </w:r>
          </w:ins>
        </w:p>
        <w:p w14:paraId="56FD1A6E">
          <w:pPr>
            <w:pStyle w:val="8"/>
            <w:tabs>
              <w:tab w:val="right" w:leader="dot" w:pos="8306"/>
            </w:tabs>
            <w:rPr>
              <w:ins w:id="448" w:author="Camille" w:date="2026-09-05T20:56:54Z"/>
              <w:rFonts w:hint="eastAsia" w:ascii="宋体" w:hAnsi="宋体" w:eastAsia="宋体" w:cs="宋体"/>
              <w:sz w:val="24"/>
              <w:rPrChange w:id="449" w:author="Camille" w:date="2026-09-05T20:57:10Z">
                <w:rPr>
                  <w:ins w:id="450" w:author="Camille" w:date="2026-09-05T20:56:54Z"/>
                </w:rPr>
              </w:rPrChange>
            </w:rPr>
          </w:pPr>
          <w:ins w:id="451" w:author="Camille" w:date="2026-09-05T20:56:54Z">
            <w:r>
              <w:rPr>
                <w:rFonts w:hint="eastAsia" w:ascii="宋体" w:hAnsi="宋体" w:eastAsia="宋体" w:cs="宋体"/>
                <w:bCs/>
                <w:sz w:val="24"/>
                <w:szCs w:val="24"/>
                <w:lang w:val="en-US" w:eastAsia="zh-CN"/>
                <w:rPrChange w:id="452" w:author="Camille" w:date="2026-09-05T20:57:10Z">
                  <w:rPr>
                    <w:rFonts w:hint="eastAsia" w:ascii="宋体" w:hAnsi="宋体" w:eastAsia="宋体" w:cs="宋体"/>
                    <w:bCs/>
                    <w:szCs w:val="30"/>
                    <w:lang w:val="en-US" w:eastAsia="zh-CN"/>
                  </w:rPr>
                </w:rPrChange>
              </w:rPr>
              <w:fldChar w:fldCharType="begin"/>
            </w:r>
          </w:ins>
          <w:ins w:id="453" w:author="Camille" w:date="2026-09-05T20:56:54Z">
            <w:r>
              <w:rPr>
                <w:rFonts w:hint="eastAsia" w:ascii="宋体" w:hAnsi="宋体" w:eastAsia="宋体" w:cs="宋体"/>
                <w:bCs/>
                <w:sz w:val="24"/>
                <w:szCs w:val="24"/>
                <w:lang w:val="en-US" w:eastAsia="zh-CN"/>
                <w:rPrChange w:id="454" w:author="Camille" w:date="2026-09-05T20:57:10Z">
                  <w:rPr>
                    <w:rFonts w:hint="eastAsia" w:ascii="宋体" w:hAnsi="宋体" w:eastAsia="宋体" w:cs="宋体"/>
                    <w:bCs/>
                    <w:szCs w:val="30"/>
                    <w:lang w:val="en-US" w:eastAsia="zh-CN"/>
                  </w:rPr>
                </w:rPrChange>
              </w:rPr>
              <w:instrText xml:space="preserve"> HYPERLINK \l _Toc16603 </w:instrText>
            </w:r>
          </w:ins>
          <w:ins w:id="455" w:author="Camille" w:date="2026-09-05T20:56:54Z">
            <w:r>
              <w:rPr>
                <w:rFonts w:hint="eastAsia" w:ascii="宋体" w:hAnsi="宋体" w:eastAsia="宋体" w:cs="宋体"/>
                <w:bCs/>
                <w:sz w:val="24"/>
                <w:szCs w:val="24"/>
                <w:lang w:val="en-US" w:eastAsia="zh-CN"/>
                <w:rPrChange w:id="456" w:author="Camille" w:date="2026-09-05T20:57:10Z">
                  <w:rPr>
                    <w:rFonts w:hint="eastAsia" w:ascii="宋体" w:hAnsi="宋体" w:eastAsia="宋体" w:cs="宋体"/>
                    <w:bCs/>
                    <w:szCs w:val="30"/>
                    <w:lang w:val="en-US" w:eastAsia="zh-CN"/>
                  </w:rPr>
                </w:rPrChange>
              </w:rPr>
              <w:fldChar w:fldCharType="separate"/>
            </w:r>
          </w:ins>
          <w:ins w:id="457" w:author="Camille" w:date="2026-09-05T20:56:54Z">
            <w:r>
              <w:rPr>
                <w:rFonts w:hint="eastAsia" w:ascii="宋体" w:hAnsi="宋体" w:eastAsia="宋体" w:cs="宋体"/>
                <w:szCs w:val="21"/>
                <w:rPrChange w:id="458" w:author="Camille" w:date="2026-09-05T20:58:20Z">
                  <w:rPr>
                    <w:rFonts w:hint="eastAsia" w:ascii="宋体" w:hAnsi="宋体" w:eastAsia="宋体" w:cs="宋体"/>
                  </w:rPr>
                </w:rPrChange>
              </w:rPr>
              <w:t>武侯区残疾人数据统计表</w:t>
            </w:r>
          </w:ins>
          <w:ins w:id="459" w:author="Camille" w:date="2026-09-05T20:56:54Z">
            <w:r>
              <w:rPr>
                <w:rFonts w:hint="eastAsia" w:ascii="宋体" w:hAnsi="宋体" w:eastAsia="宋体" w:cs="宋体"/>
                <w:sz w:val="24"/>
                <w:rPrChange w:id="460" w:author="Camille" w:date="2026-09-05T20:57:10Z">
                  <w:rPr/>
                </w:rPrChange>
              </w:rPr>
              <w:tab/>
            </w:r>
          </w:ins>
          <w:ins w:id="461" w:author="Camille" w:date="2026-09-05T20:56:54Z">
            <w:r>
              <w:rPr>
                <w:rFonts w:hint="eastAsia" w:ascii="宋体" w:hAnsi="宋体" w:eastAsia="宋体" w:cs="宋体"/>
                <w:sz w:val="24"/>
                <w:rPrChange w:id="462" w:author="Camille" w:date="2026-09-05T20:57:10Z">
                  <w:rPr/>
                </w:rPrChange>
              </w:rPr>
              <w:fldChar w:fldCharType="begin"/>
            </w:r>
          </w:ins>
          <w:ins w:id="463" w:author="Camille" w:date="2026-09-05T20:56:54Z">
            <w:r>
              <w:rPr>
                <w:rFonts w:hint="eastAsia" w:ascii="宋体" w:hAnsi="宋体" w:eastAsia="宋体" w:cs="宋体"/>
                <w:sz w:val="24"/>
                <w:rPrChange w:id="464" w:author="Camille" w:date="2026-09-05T20:57:10Z">
                  <w:rPr/>
                </w:rPrChange>
              </w:rPr>
              <w:instrText xml:space="preserve"> PAGEREF _Toc16603 \h </w:instrText>
            </w:r>
          </w:ins>
          <w:ins w:id="465" w:author="Camille" w:date="2026-09-05T20:56:54Z">
            <w:r>
              <w:rPr>
                <w:rFonts w:hint="eastAsia" w:ascii="宋体" w:hAnsi="宋体" w:eastAsia="宋体" w:cs="宋体"/>
                <w:sz w:val="24"/>
                <w:rPrChange w:id="466" w:author="Camille" w:date="2026-09-05T20:57:10Z">
                  <w:rPr/>
                </w:rPrChange>
              </w:rPr>
              <w:fldChar w:fldCharType="separate"/>
            </w:r>
          </w:ins>
          <w:ins w:id="467" w:author="Camille" w:date="2026-09-05T22:33:51Z">
            <w:r>
              <w:rPr>
                <w:rFonts w:hint="eastAsia" w:ascii="宋体" w:hAnsi="宋体" w:eastAsia="宋体" w:cs="宋体"/>
                <w:sz w:val="24"/>
              </w:rPr>
              <w:t>10</w:t>
            </w:r>
          </w:ins>
          <w:ins w:id="468" w:author="Camille" w:date="2026-09-05T20:56:54Z">
            <w:r>
              <w:rPr>
                <w:rFonts w:hint="eastAsia" w:ascii="宋体" w:hAnsi="宋体" w:eastAsia="宋体" w:cs="宋体"/>
                <w:sz w:val="24"/>
                <w:rPrChange w:id="469" w:author="Camille" w:date="2026-09-05T20:57:10Z">
                  <w:rPr/>
                </w:rPrChange>
              </w:rPr>
              <w:fldChar w:fldCharType="end"/>
            </w:r>
          </w:ins>
          <w:ins w:id="470" w:author="Camille" w:date="2026-09-05T20:56:54Z">
            <w:r>
              <w:rPr>
                <w:rFonts w:hint="eastAsia" w:ascii="宋体" w:hAnsi="宋体" w:eastAsia="宋体" w:cs="宋体"/>
                <w:bCs/>
                <w:sz w:val="24"/>
                <w:szCs w:val="24"/>
                <w:lang w:val="en-US" w:eastAsia="zh-CN"/>
                <w:rPrChange w:id="471" w:author="Camille" w:date="2026-09-05T20:57:10Z">
                  <w:rPr>
                    <w:rFonts w:hint="eastAsia" w:ascii="宋体" w:hAnsi="宋体" w:eastAsia="宋体" w:cs="宋体"/>
                    <w:bCs/>
                    <w:szCs w:val="30"/>
                    <w:lang w:val="en-US" w:eastAsia="zh-CN"/>
                  </w:rPr>
                </w:rPrChange>
              </w:rPr>
              <w:fldChar w:fldCharType="end"/>
            </w:r>
          </w:ins>
        </w:p>
        <w:p w14:paraId="4D40727B">
          <w:pPr>
            <w:pStyle w:val="6"/>
            <w:tabs>
              <w:tab w:val="right" w:leader="dot" w:pos="8306"/>
            </w:tabs>
            <w:rPr>
              <w:ins w:id="472" w:author="Camille" w:date="2026-09-05T20:56:54Z"/>
              <w:rFonts w:hint="eastAsia" w:ascii="宋体" w:hAnsi="宋体" w:eastAsia="宋体" w:cs="宋体"/>
              <w:sz w:val="24"/>
              <w:rPrChange w:id="473" w:author="Camille" w:date="2026-09-05T20:57:10Z">
                <w:rPr>
                  <w:ins w:id="474" w:author="Camille" w:date="2026-09-05T20:56:54Z"/>
                </w:rPr>
              </w:rPrChange>
            </w:rPr>
          </w:pPr>
          <w:ins w:id="475" w:author="Camille" w:date="2026-09-05T20:56:54Z">
            <w:r>
              <w:rPr>
                <w:rFonts w:hint="eastAsia" w:ascii="宋体" w:hAnsi="宋体" w:eastAsia="宋体" w:cs="宋体"/>
                <w:bCs/>
                <w:sz w:val="24"/>
                <w:szCs w:val="24"/>
                <w:lang w:val="en-US" w:eastAsia="zh-CN"/>
                <w:rPrChange w:id="476" w:author="Camille" w:date="2026-09-05T20:57:10Z">
                  <w:rPr>
                    <w:rFonts w:hint="eastAsia" w:ascii="宋体" w:hAnsi="宋体" w:eastAsia="宋体" w:cs="宋体"/>
                    <w:bCs/>
                    <w:szCs w:val="30"/>
                    <w:lang w:val="en-US" w:eastAsia="zh-CN"/>
                  </w:rPr>
                </w:rPrChange>
              </w:rPr>
              <w:fldChar w:fldCharType="begin"/>
            </w:r>
          </w:ins>
          <w:ins w:id="477" w:author="Camille" w:date="2026-09-05T20:56:54Z">
            <w:r>
              <w:rPr>
                <w:rFonts w:hint="eastAsia" w:ascii="宋体" w:hAnsi="宋体" w:eastAsia="宋体" w:cs="宋体"/>
                <w:bCs/>
                <w:sz w:val="24"/>
                <w:szCs w:val="24"/>
                <w:lang w:val="en-US" w:eastAsia="zh-CN"/>
                <w:rPrChange w:id="478" w:author="Camille" w:date="2026-09-05T20:57:10Z">
                  <w:rPr>
                    <w:rFonts w:hint="eastAsia" w:ascii="宋体" w:hAnsi="宋体" w:eastAsia="宋体" w:cs="宋体"/>
                    <w:bCs/>
                    <w:szCs w:val="30"/>
                    <w:lang w:val="en-US" w:eastAsia="zh-CN"/>
                  </w:rPr>
                </w:rPrChange>
              </w:rPr>
              <w:instrText xml:space="preserve"> HYPERLINK \l _Toc24052 </w:instrText>
            </w:r>
          </w:ins>
          <w:ins w:id="479" w:author="Camille" w:date="2026-09-05T20:56:54Z">
            <w:r>
              <w:rPr>
                <w:rFonts w:hint="eastAsia" w:ascii="宋体" w:hAnsi="宋体" w:eastAsia="宋体" w:cs="宋体"/>
                <w:bCs/>
                <w:sz w:val="24"/>
                <w:szCs w:val="24"/>
                <w:lang w:val="en-US" w:eastAsia="zh-CN"/>
                <w:rPrChange w:id="480" w:author="Camille" w:date="2026-09-05T20:57:10Z">
                  <w:rPr>
                    <w:rFonts w:hint="eastAsia" w:ascii="宋体" w:hAnsi="宋体" w:eastAsia="宋体" w:cs="宋体"/>
                    <w:bCs/>
                    <w:szCs w:val="30"/>
                    <w:lang w:val="en-US" w:eastAsia="zh-CN"/>
                  </w:rPr>
                </w:rPrChange>
              </w:rPr>
              <w:fldChar w:fldCharType="separate"/>
            </w:r>
          </w:ins>
          <w:ins w:id="481" w:author="Camille" w:date="2026-09-05T20:56:54Z">
            <w:r>
              <w:rPr>
                <w:rFonts w:hint="eastAsia" w:ascii="宋体" w:hAnsi="宋体" w:eastAsia="宋体" w:cs="宋体"/>
                <w:b/>
                <w:bCs/>
                <w:sz w:val="24"/>
                <w:szCs w:val="24"/>
                <w:rPrChange w:id="482" w:author="Camille" w:date="2026-09-05T20:58:23Z">
                  <w:rPr>
                    <w:rFonts w:hint="eastAsia"/>
                    <w:szCs w:val="30"/>
                  </w:rPr>
                </w:rPrChange>
              </w:rPr>
              <w:t>案例分析</w:t>
            </w:r>
          </w:ins>
          <w:ins w:id="483" w:author="Camille" w:date="2026-09-05T20:56:54Z">
            <w:r>
              <w:rPr>
                <w:rFonts w:hint="eastAsia" w:ascii="宋体" w:hAnsi="宋体" w:eastAsia="宋体" w:cs="宋体"/>
                <w:sz w:val="24"/>
                <w:rPrChange w:id="484" w:author="Camille" w:date="2026-09-05T20:57:10Z">
                  <w:rPr/>
                </w:rPrChange>
              </w:rPr>
              <w:tab/>
            </w:r>
          </w:ins>
          <w:ins w:id="485" w:author="Camille" w:date="2026-09-05T20:56:54Z">
            <w:r>
              <w:rPr>
                <w:rFonts w:hint="eastAsia" w:ascii="宋体" w:hAnsi="宋体" w:eastAsia="宋体" w:cs="宋体"/>
                <w:sz w:val="24"/>
                <w:rPrChange w:id="486" w:author="Camille" w:date="2026-09-05T20:57:10Z">
                  <w:rPr/>
                </w:rPrChange>
              </w:rPr>
              <w:fldChar w:fldCharType="begin"/>
            </w:r>
          </w:ins>
          <w:ins w:id="487" w:author="Camille" w:date="2026-09-05T20:56:54Z">
            <w:r>
              <w:rPr>
                <w:rFonts w:hint="eastAsia" w:ascii="宋体" w:hAnsi="宋体" w:eastAsia="宋体" w:cs="宋体"/>
                <w:sz w:val="24"/>
                <w:rPrChange w:id="488" w:author="Camille" w:date="2026-09-05T20:57:10Z">
                  <w:rPr/>
                </w:rPrChange>
              </w:rPr>
              <w:instrText xml:space="preserve"> PAGEREF _Toc24052 \h </w:instrText>
            </w:r>
          </w:ins>
          <w:ins w:id="489" w:author="Camille" w:date="2026-09-05T20:56:54Z">
            <w:r>
              <w:rPr>
                <w:rFonts w:hint="eastAsia" w:ascii="宋体" w:hAnsi="宋体" w:eastAsia="宋体" w:cs="宋体"/>
                <w:sz w:val="24"/>
                <w:rPrChange w:id="490" w:author="Camille" w:date="2026-09-05T20:57:10Z">
                  <w:rPr/>
                </w:rPrChange>
              </w:rPr>
              <w:fldChar w:fldCharType="separate"/>
            </w:r>
          </w:ins>
          <w:ins w:id="491" w:author="Camille" w:date="2026-09-05T22:33:51Z">
            <w:r>
              <w:rPr>
                <w:rFonts w:hint="eastAsia" w:ascii="宋体" w:hAnsi="宋体" w:eastAsia="宋体" w:cs="宋体"/>
                <w:sz w:val="24"/>
              </w:rPr>
              <w:t>11</w:t>
            </w:r>
          </w:ins>
          <w:ins w:id="492" w:author="Camille" w:date="2026-09-05T20:56:54Z">
            <w:r>
              <w:rPr>
                <w:rFonts w:hint="eastAsia" w:ascii="宋体" w:hAnsi="宋体" w:eastAsia="宋体" w:cs="宋体"/>
                <w:sz w:val="24"/>
                <w:rPrChange w:id="493" w:author="Camille" w:date="2026-09-05T20:57:10Z">
                  <w:rPr/>
                </w:rPrChange>
              </w:rPr>
              <w:fldChar w:fldCharType="end"/>
            </w:r>
          </w:ins>
          <w:ins w:id="494" w:author="Camille" w:date="2026-09-05T20:56:54Z">
            <w:r>
              <w:rPr>
                <w:rFonts w:hint="eastAsia" w:ascii="宋体" w:hAnsi="宋体" w:eastAsia="宋体" w:cs="宋体"/>
                <w:bCs/>
                <w:sz w:val="24"/>
                <w:szCs w:val="24"/>
                <w:lang w:val="en-US" w:eastAsia="zh-CN"/>
                <w:rPrChange w:id="495" w:author="Camille" w:date="2026-09-05T20:57:10Z">
                  <w:rPr>
                    <w:rFonts w:hint="eastAsia" w:ascii="宋体" w:hAnsi="宋体" w:eastAsia="宋体" w:cs="宋体"/>
                    <w:bCs/>
                    <w:szCs w:val="30"/>
                    <w:lang w:val="en-US" w:eastAsia="zh-CN"/>
                  </w:rPr>
                </w:rPrChange>
              </w:rPr>
              <w:fldChar w:fldCharType="end"/>
            </w:r>
          </w:ins>
        </w:p>
        <w:p w14:paraId="061E21F1">
          <w:pPr>
            <w:pStyle w:val="6"/>
            <w:tabs>
              <w:tab w:val="right" w:leader="dot" w:pos="8306"/>
            </w:tabs>
            <w:rPr>
              <w:ins w:id="496" w:author="Camille" w:date="2026-09-05T20:56:54Z"/>
              <w:rFonts w:hint="eastAsia" w:ascii="宋体" w:hAnsi="宋体" w:eastAsia="宋体" w:cs="宋体"/>
              <w:sz w:val="24"/>
              <w:rPrChange w:id="497" w:author="Camille" w:date="2026-09-05T20:57:10Z">
                <w:rPr>
                  <w:ins w:id="498" w:author="Camille" w:date="2026-09-05T20:56:54Z"/>
                </w:rPr>
              </w:rPrChange>
            </w:rPr>
          </w:pPr>
          <w:ins w:id="499" w:author="Camille" w:date="2026-09-05T20:56:54Z">
            <w:r>
              <w:rPr>
                <w:rFonts w:hint="eastAsia" w:ascii="宋体" w:hAnsi="宋体" w:eastAsia="宋体" w:cs="宋体"/>
                <w:bCs/>
                <w:sz w:val="24"/>
                <w:szCs w:val="24"/>
                <w:lang w:val="en-US" w:eastAsia="zh-CN"/>
                <w:rPrChange w:id="500" w:author="Camille" w:date="2026-09-05T20:57:10Z">
                  <w:rPr>
                    <w:rFonts w:hint="eastAsia" w:ascii="宋体" w:hAnsi="宋体" w:eastAsia="宋体" w:cs="宋体"/>
                    <w:bCs/>
                    <w:szCs w:val="30"/>
                    <w:lang w:val="en-US" w:eastAsia="zh-CN"/>
                  </w:rPr>
                </w:rPrChange>
              </w:rPr>
              <w:fldChar w:fldCharType="begin"/>
            </w:r>
          </w:ins>
          <w:ins w:id="501" w:author="Camille" w:date="2026-09-05T20:56:54Z">
            <w:r>
              <w:rPr>
                <w:rFonts w:hint="eastAsia" w:ascii="宋体" w:hAnsi="宋体" w:eastAsia="宋体" w:cs="宋体"/>
                <w:bCs/>
                <w:sz w:val="24"/>
                <w:szCs w:val="24"/>
                <w:lang w:val="en-US" w:eastAsia="zh-CN"/>
                <w:rPrChange w:id="502" w:author="Camille" w:date="2026-09-05T20:57:10Z">
                  <w:rPr>
                    <w:rFonts w:hint="eastAsia" w:ascii="宋体" w:hAnsi="宋体" w:eastAsia="宋体" w:cs="宋体"/>
                    <w:bCs/>
                    <w:szCs w:val="30"/>
                    <w:lang w:val="en-US" w:eastAsia="zh-CN"/>
                  </w:rPr>
                </w:rPrChange>
              </w:rPr>
              <w:instrText xml:space="preserve"> HYPERLINK \l _Toc17135 </w:instrText>
            </w:r>
          </w:ins>
          <w:ins w:id="503" w:author="Camille" w:date="2026-09-05T20:56:54Z">
            <w:r>
              <w:rPr>
                <w:rFonts w:hint="eastAsia" w:ascii="宋体" w:hAnsi="宋体" w:eastAsia="宋体" w:cs="宋体"/>
                <w:bCs/>
                <w:sz w:val="24"/>
                <w:szCs w:val="24"/>
                <w:lang w:val="en-US" w:eastAsia="zh-CN"/>
                <w:rPrChange w:id="504" w:author="Camille" w:date="2026-09-05T20:57:10Z">
                  <w:rPr>
                    <w:rFonts w:hint="eastAsia" w:ascii="宋体" w:hAnsi="宋体" w:eastAsia="宋体" w:cs="宋体"/>
                    <w:bCs/>
                    <w:szCs w:val="30"/>
                    <w:lang w:val="en-US" w:eastAsia="zh-CN"/>
                  </w:rPr>
                </w:rPrChange>
              </w:rPr>
              <w:fldChar w:fldCharType="separate"/>
            </w:r>
          </w:ins>
          <w:ins w:id="505" w:author="Camille" w:date="2026-09-05T20:56:54Z">
            <w:r>
              <w:rPr>
                <w:rFonts w:hint="eastAsia" w:ascii="宋体" w:hAnsi="宋体" w:eastAsia="宋体" w:cs="宋体"/>
                <w:b/>
                <w:bCs/>
                <w:sz w:val="24"/>
                <w:szCs w:val="24"/>
                <w:rPrChange w:id="506" w:author="Camille" w:date="2026-09-05T20:58:27Z">
                  <w:rPr>
                    <w:rFonts w:hint="eastAsia"/>
                    <w:szCs w:val="30"/>
                  </w:rPr>
                </w:rPrChange>
              </w:rPr>
              <w:t>案例摘要</w:t>
            </w:r>
          </w:ins>
          <w:ins w:id="507" w:author="Camille" w:date="2026-09-05T20:56:54Z">
            <w:r>
              <w:rPr>
                <w:rFonts w:hint="eastAsia" w:ascii="宋体" w:hAnsi="宋体" w:eastAsia="宋体" w:cs="宋体"/>
                <w:sz w:val="24"/>
                <w:rPrChange w:id="508" w:author="Camille" w:date="2026-09-05T20:57:10Z">
                  <w:rPr/>
                </w:rPrChange>
              </w:rPr>
              <w:tab/>
            </w:r>
          </w:ins>
          <w:ins w:id="509" w:author="Camille" w:date="2026-09-05T20:56:54Z">
            <w:r>
              <w:rPr>
                <w:rFonts w:hint="eastAsia" w:ascii="宋体" w:hAnsi="宋体" w:eastAsia="宋体" w:cs="宋体"/>
                <w:sz w:val="24"/>
                <w:rPrChange w:id="510" w:author="Camille" w:date="2026-09-05T20:57:10Z">
                  <w:rPr/>
                </w:rPrChange>
              </w:rPr>
              <w:fldChar w:fldCharType="begin"/>
            </w:r>
          </w:ins>
          <w:ins w:id="511" w:author="Camille" w:date="2026-09-05T20:56:54Z">
            <w:r>
              <w:rPr>
                <w:rFonts w:hint="eastAsia" w:ascii="宋体" w:hAnsi="宋体" w:eastAsia="宋体" w:cs="宋体"/>
                <w:sz w:val="24"/>
                <w:rPrChange w:id="512" w:author="Camille" w:date="2026-09-05T20:57:10Z">
                  <w:rPr/>
                </w:rPrChange>
              </w:rPr>
              <w:instrText xml:space="preserve"> PAGEREF _Toc17135 \h </w:instrText>
            </w:r>
          </w:ins>
          <w:ins w:id="513" w:author="Camille" w:date="2026-09-05T20:56:54Z">
            <w:r>
              <w:rPr>
                <w:rFonts w:hint="eastAsia" w:ascii="宋体" w:hAnsi="宋体" w:eastAsia="宋体" w:cs="宋体"/>
                <w:sz w:val="24"/>
                <w:rPrChange w:id="514" w:author="Camille" w:date="2026-09-05T20:57:10Z">
                  <w:rPr/>
                </w:rPrChange>
              </w:rPr>
              <w:fldChar w:fldCharType="separate"/>
            </w:r>
          </w:ins>
          <w:ins w:id="515" w:author="Camille" w:date="2026-09-05T22:33:51Z">
            <w:r>
              <w:rPr>
                <w:rFonts w:hint="eastAsia" w:ascii="宋体" w:hAnsi="宋体" w:eastAsia="宋体" w:cs="宋体"/>
                <w:sz w:val="24"/>
              </w:rPr>
              <w:t>11</w:t>
            </w:r>
          </w:ins>
          <w:ins w:id="516" w:author="Camille" w:date="2026-09-05T20:56:54Z">
            <w:r>
              <w:rPr>
                <w:rFonts w:hint="eastAsia" w:ascii="宋体" w:hAnsi="宋体" w:eastAsia="宋体" w:cs="宋体"/>
                <w:sz w:val="24"/>
                <w:rPrChange w:id="517" w:author="Camille" w:date="2026-09-05T20:57:10Z">
                  <w:rPr/>
                </w:rPrChange>
              </w:rPr>
              <w:fldChar w:fldCharType="end"/>
            </w:r>
          </w:ins>
          <w:ins w:id="518" w:author="Camille" w:date="2026-09-05T20:56:54Z">
            <w:r>
              <w:rPr>
                <w:rFonts w:hint="eastAsia" w:ascii="宋体" w:hAnsi="宋体" w:eastAsia="宋体" w:cs="宋体"/>
                <w:bCs/>
                <w:sz w:val="24"/>
                <w:szCs w:val="24"/>
                <w:lang w:val="en-US" w:eastAsia="zh-CN"/>
                <w:rPrChange w:id="519" w:author="Camille" w:date="2026-09-05T20:57:10Z">
                  <w:rPr>
                    <w:rFonts w:hint="eastAsia" w:ascii="宋体" w:hAnsi="宋体" w:eastAsia="宋体" w:cs="宋体"/>
                    <w:bCs/>
                    <w:szCs w:val="30"/>
                    <w:lang w:val="en-US" w:eastAsia="zh-CN"/>
                  </w:rPr>
                </w:rPrChange>
              </w:rPr>
              <w:fldChar w:fldCharType="end"/>
            </w:r>
          </w:ins>
        </w:p>
        <w:p w14:paraId="187723E4">
          <w:pPr>
            <w:pStyle w:val="6"/>
            <w:tabs>
              <w:tab w:val="right" w:leader="dot" w:pos="8306"/>
            </w:tabs>
            <w:rPr>
              <w:ins w:id="520" w:author="Camille" w:date="2026-09-05T20:56:54Z"/>
              <w:rFonts w:hint="eastAsia" w:ascii="宋体" w:hAnsi="宋体" w:eastAsia="宋体" w:cs="宋体"/>
              <w:sz w:val="24"/>
              <w:rPrChange w:id="521" w:author="Camille" w:date="2026-09-05T20:57:10Z">
                <w:rPr>
                  <w:ins w:id="522" w:author="Camille" w:date="2026-09-05T20:56:54Z"/>
                </w:rPr>
              </w:rPrChange>
            </w:rPr>
          </w:pPr>
          <w:ins w:id="523" w:author="Camille" w:date="2026-09-05T20:56:54Z">
            <w:r>
              <w:rPr>
                <w:rFonts w:hint="eastAsia" w:ascii="宋体" w:hAnsi="宋体" w:eastAsia="宋体" w:cs="宋体"/>
                <w:bCs/>
                <w:sz w:val="24"/>
                <w:szCs w:val="24"/>
                <w:lang w:val="en-US" w:eastAsia="zh-CN"/>
                <w:rPrChange w:id="524" w:author="Camille" w:date="2026-09-05T20:57:10Z">
                  <w:rPr>
                    <w:rFonts w:hint="eastAsia" w:ascii="宋体" w:hAnsi="宋体" w:eastAsia="宋体" w:cs="宋体"/>
                    <w:bCs/>
                    <w:szCs w:val="30"/>
                    <w:lang w:val="en-US" w:eastAsia="zh-CN"/>
                  </w:rPr>
                </w:rPrChange>
              </w:rPr>
              <w:fldChar w:fldCharType="begin"/>
            </w:r>
          </w:ins>
          <w:ins w:id="525" w:author="Camille" w:date="2026-09-05T20:56:54Z">
            <w:r>
              <w:rPr>
                <w:rFonts w:hint="eastAsia" w:ascii="宋体" w:hAnsi="宋体" w:eastAsia="宋体" w:cs="宋体"/>
                <w:bCs/>
                <w:sz w:val="24"/>
                <w:szCs w:val="24"/>
                <w:lang w:val="en-US" w:eastAsia="zh-CN"/>
                <w:rPrChange w:id="526" w:author="Camille" w:date="2026-09-05T20:57:10Z">
                  <w:rPr>
                    <w:rFonts w:hint="eastAsia" w:ascii="宋体" w:hAnsi="宋体" w:eastAsia="宋体" w:cs="宋体"/>
                    <w:bCs/>
                    <w:szCs w:val="30"/>
                    <w:lang w:val="en-US" w:eastAsia="zh-CN"/>
                  </w:rPr>
                </w:rPrChange>
              </w:rPr>
              <w:instrText xml:space="preserve"> HYPERLINK \l _Toc3098 </w:instrText>
            </w:r>
          </w:ins>
          <w:ins w:id="527" w:author="Camille" w:date="2026-09-05T20:56:54Z">
            <w:r>
              <w:rPr>
                <w:rFonts w:hint="eastAsia" w:ascii="宋体" w:hAnsi="宋体" w:eastAsia="宋体" w:cs="宋体"/>
                <w:bCs/>
                <w:sz w:val="24"/>
                <w:szCs w:val="24"/>
                <w:lang w:val="en-US" w:eastAsia="zh-CN"/>
                <w:rPrChange w:id="528" w:author="Camille" w:date="2026-09-05T20:57:10Z">
                  <w:rPr>
                    <w:rFonts w:hint="eastAsia" w:ascii="宋体" w:hAnsi="宋体" w:eastAsia="宋体" w:cs="宋体"/>
                    <w:bCs/>
                    <w:szCs w:val="30"/>
                    <w:lang w:val="en-US" w:eastAsia="zh-CN"/>
                  </w:rPr>
                </w:rPrChange>
              </w:rPr>
              <w:fldChar w:fldCharType="separate"/>
            </w:r>
          </w:ins>
          <w:ins w:id="529" w:author="Camille" w:date="2026-09-05T20:56:54Z">
            <w:r>
              <w:rPr>
                <w:rFonts w:hint="eastAsia" w:ascii="宋体" w:hAnsi="宋体" w:eastAsia="宋体" w:cs="宋体"/>
                <w:b/>
                <w:bCs/>
                <w:sz w:val="24"/>
                <w:szCs w:val="24"/>
                <w:lang w:val="en-US" w:eastAsia="zh-CN"/>
                <w:rPrChange w:id="530" w:author="Camille" w:date="2026-09-05T20:58:30Z">
                  <w:rPr>
                    <w:rFonts w:hint="eastAsia"/>
                    <w:szCs w:val="30"/>
                    <w:lang w:val="en-US" w:eastAsia="zh-CN"/>
                  </w:rPr>
                </w:rPrChange>
              </w:rPr>
              <w:t>要点分析</w:t>
            </w:r>
          </w:ins>
          <w:ins w:id="531" w:author="Camille" w:date="2026-09-05T20:56:54Z">
            <w:r>
              <w:rPr>
                <w:rFonts w:hint="eastAsia" w:ascii="宋体" w:hAnsi="宋体" w:eastAsia="宋体" w:cs="宋体"/>
                <w:sz w:val="24"/>
                <w:rPrChange w:id="532" w:author="Camille" w:date="2026-09-05T20:57:10Z">
                  <w:rPr/>
                </w:rPrChange>
              </w:rPr>
              <w:tab/>
            </w:r>
          </w:ins>
          <w:ins w:id="533" w:author="Camille" w:date="2026-09-05T20:56:54Z">
            <w:r>
              <w:rPr>
                <w:rFonts w:hint="eastAsia" w:ascii="宋体" w:hAnsi="宋体" w:eastAsia="宋体" w:cs="宋体"/>
                <w:sz w:val="24"/>
                <w:rPrChange w:id="534" w:author="Camille" w:date="2026-09-05T20:57:10Z">
                  <w:rPr/>
                </w:rPrChange>
              </w:rPr>
              <w:fldChar w:fldCharType="begin"/>
            </w:r>
          </w:ins>
          <w:ins w:id="535" w:author="Camille" w:date="2026-09-05T20:56:54Z">
            <w:r>
              <w:rPr>
                <w:rFonts w:hint="eastAsia" w:ascii="宋体" w:hAnsi="宋体" w:eastAsia="宋体" w:cs="宋体"/>
                <w:sz w:val="24"/>
                <w:rPrChange w:id="536" w:author="Camille" w:date="2026-09-05T20:57:10Z">
                  <w:rPr/>
                </w:rPrChange>
              </w:rPr>
              <w:instrText xml:space="preserve"> PAGEREF _Toc3098 \h </w:instrText>
            </w:r>
          </w:ins>
          <w:ins w:id="537" w:author="Camille" w:date="2026-09-05T20:56:54Z">
            <w:r>
              <w:rPr>
                <w:rFonts w:hint="eastAsia" w:ascii="宋体" w:hAnsi="宋体" w:eastAsia="宋体" w:cs="宋体"/>
                <w:sz w:val="24"/>
                <w:rPrChange w:id="538" w:author="Camille" w:date="2026-09-05T20:57:10Z">
                  <w:rPr/>
                </w:rPrChange>
              </w:rPr>
              <w:fldChar w:fldCharType="separate"/>
            </w:r>
          </w:ins>
          <w:ins w:id="539" w:author="Camille" w:date="2026-09-05T22:33:51Z">
            <w:r>
              <w:rPr>
                <w:rFonts w:hint="eastAsia" w:ascii="宋体" w:hAnsi="宋体" w:eastAsia="宋体" w:cs="宋体"/>
                <w:sz w:val="24"/>
              </w:rPr>
              <w:t>11</w:t>
            </w:r>
          </w:ins>
          <w:ins w:id="540" w:author="Camille" w:date="2026-09-05T20:56:54Z">
            <w:r>
              <w:rPr>
                <w:rFonts w:hint="eastAsia" w:ascii="宋体" w:hAnsi="宋体" w:eastAsia="宋体" w:cs="宋体"/>
                <w:sz w:val="24"/>
                <w:rPrChange w:id="541" w:author="Camille" w:date="2026-09-05T20:57:10Z">
                  <w:rPr/>
                </w:rPrChange>
              </w:rPr>
              <w:fldChar w:fldCharType="end"/>
            </w:r>
          </w:ins>
          <w:ins w:id="542" w:author="Camille" w:date="2026-09-05T20:56:54Z">
            <w:r>
              <w:rPr>
                <w:rFonts w:hint="eastAsia" w:ascii="宋体" w:hAnsi="宋体" w:eastAsia="宋体" w:cs="宋体"/>
                <w:bCs/>
                <w:sz w:val="24"/>
                <w:szCs w:val="24"/>
                <w:lang w:val="en-US" w:eastAsia="zh-CN"/>
                <w:rPrChange w:id="543" w:author="Camille" w:date="2026-09-05T20:57:10Z">
                  <w:rPr>
                    <w:rFonts w:hint="eastAsia" w:ascii="宋体" w:hAnsi="宋体" w:eastAsia="宋体" w:cs="宋体"/>
                    <w:bCs/>
                    <w:szCs w:val="30"/>
                    <w:lang w:val="en-US" w:eastAsia="zh-CN"/>
                  </w:rPr>
                </w:rPrChange>
              </w:rPr>
              <w:fldChar w:fldCharType="end"/>
            </w:r>
          </w:ins>
        </w:p>
        <w:p w14:paraId="24DA655C">
          <w:pPr>
            <w:pStyle w:val="6"/>
            <w:tabs>
              <w:tab w:val="right" w:leader="dot" w:pos="8306"/>
            </w:tabs>
            <w:rPr>
              <w:ins w:id="544" w:author="Camille" w:date="2026-09-05T20:56:54Z"/>
              <w:rFonts w:hint="eastAsia" w:ascii="宋体" w:hAnsi="宋体" w:eastAsia="宋体" w:cs="宋体"/>
              <w:sz w:val="24"/>
              <w:rPrChange w:id="545" w:author="Camille" w:date="2026-09-05T20:57:10Z">
                <w:rPr>
                  <w:ins w:id="546" w:author="Camille" w:date="2026-09-05T20:56:54Z"/>
                </w:rPr>
              </w:rPrChange>
            </w:rPr>
          </w:pPr>
          <w:ins w:id="547" w:author="Camille" w:date="2026-09-05T20:56:54Z">
            <w:r>
              <w:rPr>
                <w:rFonts w:hint="eastAsia" w:ascii="宋体" w:hAnsi="宋体" w:eastAsia="宋体" w:cs="宋体"/>
                <w:bCs/>
                <w:sz w:val="24"/>
                <w:szCs w:val="24"/>
                <w:lang w:val="en-US" w:eastAsia="zh-CN"/>
                <w:rPrChange w:id="548" w:author="Camille" w:date="2026-09-05T20:57:10Z">
                  <w:rPr>
                    <w:rFonts w:hint="eastAsia" w:ascii="宋体" w:hAnsi="宋体" w:eastAsia="宋体" w:cs="宋体"/>
                    <w:bCs/>
                    <w:szCs w:val="30"/>
                    <w:lang w:val="en-US" w:eastAsia="zh-CN"/>
                  </w:rPr>
                </w:rPrChange>
              </w:rPr>
              <w:fldChar w:fldCharType="begin"/>
            </w:r>
          </w:ins>
          <w:ins w:id="549" w:author="Camille" w:date="2026-09-05T20:56:54Z">
            <w:r>
              <w:rPr>
                <w:rFonts w:hint="eastAsia" w:ascii="宋体" w:hAnsi="宋体" w:eastAsia="宋体" w:cs="宋体"/>
                <w:bCs/>
                <w:sz w:val="24"/>
                <w:szCs w:val="24"/>
                <w:lang w:val="en-US" w:eastAsia="zh-CN"/>
                <w:rPrChange w:id="550" w:author="Camille" w:date="2026-09-05T20:57:10Z">
                  <w:rPr>
                    <w:rFonts w:hint="eastAsia" w:ascii="宋体" w:hAnsi="宋体" w:eastAsia="宋体" w:cs="宋体"/>
                    <w:bCs/>
                    <w:szCs w:val="30"/>
                    <w:lang w:val="en-US" w:eastAsia="zh-CN"/>
                  </w:rPr>
                </w:rPrChange>
              </w:rPr>
              <w:instrText xml:space="preserve"> HYPERLINK \l _Toc373 </w:instrText>
            </w:r>
          </w:ins>
          <w:ins w:id="551" w:author="Camille" w:date="2026-09-05T20:56:54Z">
            <w:r>
              <w:rPr>
                <w:rFonts w:hint="eastAsia" w:ascii="宋体" w:hAnsi="宋体" w:eastAsia="宋体" w:cs="宋体"/>
                <w:bCs/>
                <w:sz w:val="24"/>
                <w:szCs w:val="24"/>
                <w:lang w:val="en-US" w:eastAsia="zh-CN"/>
                <w:rPrChange w:id="552" w:author="Camille" w:date="2026-09-05T20:57:10Z">
                  <w:rPr>
                    <w:rFonts w:hint="eastAsia" w:ascii="宋体" w:hAnsi="宋体" w:eastAsia="宋体" w:cs="宋体"/>
                    <w:bCs/>
                    <w:szCs w:val="30"/>
                    <w:lang w:val="en-US" w:eastAsia="zh-CN"/>
                  </w:rPr>
                </w:rPrChange>
              </w:rPr>
              <w:fldChar w:fldCharType="separate"/>
            </w:r>
          </w:ins>
          <w:ins w:id="553" w:author="Camille" w:date="2026-09-05T20:56:54Z">
            <w:r>
              <w:rPr>
                <w:rFonts w:hint="eastAsia" w:ascii="宋体" w:hAnsi="宋体" w:eastAsia="宋体" w:cs="宋体"/>
                <w:b/>
                <w:bCs/>
                <w:sz w:val="24"/>
                <w:szCs w:val="24"/>
                <w:rPrChange w:id="554" w:author="Camille" w:date="2026-09-05T20:58:33Z">
                  <w:rPr>
                    <w:rFonts w:hint="eastAsia"/>
                    <w:szCs w:val="30"/>
                  </w:rPr>
                </w:rPrChange>
              </w:rPr>
              <w:t>参考文献</w:t>
            </w:r>
          </w:ins>
          <w:ins w:id="555" w:author="Camille" w:date="2026-09-05T20:56:54Z">
            <w:r>
              <w:rPr>
                <w:rFonts w:hint="eastAsia" w:ascii="宋体" w:hAnsi="宋体" w:eastAsia="宋体" w:cs="宋体"/>
                <w:sz w:val="24"/>
                <w:rPrChange w:id="556" w:author="Camille" w:date="2026-09-05T20:57:10Z">
                  <w:rPr/>
                </w:rPrChange>
              </w:rPr>
              <w:tab/>
            </w:r>
          </w:ins>
          <w:ins w:id="557" w:author="Camille" w:date="2026-09-05T20:56:54Z">
            <w:r>
              <w:rPr>
                <w:rFonts w:hint="eastAsia" w:ascii="宋体" w:hAnsi="宋体" w:eastAsia="宋体" w:cs="宋体"/>
                <w:sz w:val="24"/>
                <w:rPrChange w:id="558" w:author="Camille" w:date="2026-09-05T20:57:10Z">
                  <w:rPr/>
                </w:rPrChange>
              </w:rPr>
              <w:fldChar w:fldCharType="begin"/>
            </w:r>
          </w:ins>
          <w:ins w:id="559" w:author="Camille" w:date="2026-09-05T20:56:54Z">
            <w:r>
              <w:rPr>
                <w:rFonts w:hint="eastAsia" w:ascii="宋体" w:hAnsi="宋体" w:eastAsia="宋体" w:cs="宋体"/>
                <w:sz w:val="24"/>
                <w:rPrChange w:id="560" w:author="Camille" w:date="2026-09-05T20:57:10Z">
                  <w:rPr/>
                </w:rPrChange>
              </w:rPr>
              <w:instrText xml:space="preserve"> PAGEREF _Toc373 \h </w:instrText>
            </w:r>
          </w:ins>
          <w:ins w:id="561" w:author="Camille" w:date="2026-09-05T20:56:54Z">
            <w:r>
              <w:rPr>
                <w:rFonts w:hint="eastAsia" w:ascii="宋体" w:hAnsi="宋体" w:eastAsia="宋体" w:cs="宋体"/>
                <w:sz w:val="24"/>
                <w:rPrChange w:id="562" w:author="Camille" w:date="2026-09-05T20:57:10Z">
                  <w:rPr/>
                </w:rPrChange>
              </w:rPr>
              <w:fldChar w:fldCharType="separate"/>
            </w:r>
          </w:ins>
          <w:ins w:id="563" w:author="Camille" w:date="2026-09-05T22:33:51Z">
            <w:r>
              <w:rPr>
                <w:rFonts w:hint="eastAsia" w:ascii="宋体" w:hAnsi="宋体" w:eastAsia="宋体" w:cs="宋体"/>
                <w:sz w:val="24"/>
              </w:rPr>
              <w:t>18</w:t>
            </w:r>
          </w:ins>
          <w:ins w:id="564" w:author="Camille" w:date="2026-09-05T20:56:54Z">
            <w:r>
              <w:rPr>
                <w:rFonts w:hint="eastAsia" w:ascii="宋体" w:hAnsi="宋体" w:eastAsia="宋体" w:cs="宋体"/>
                <w:sz w:val="24"/>
                <w:rPrChange w:id="565" w:author="Camille" w:date="2026-09-05T20:57:10Z">
                  <w:rPr/>
                </w:rPrChange>
              </w:rPr>
              <w:fldChar w:fldCharType="end"/>
            </w:r>
          </w:ins>
          <w:ins w:id="566" w:author="Camille" w:date="2026-09-05T20:56:54Z">
            <w:r>
              <w:rPr>
                <w:rFonts w:hint="eastAsia" w:ascii="宋体" w:hAnsi="宋体" w:eastAsia="宋体" w:cs="宋体"/>
                <w:bCs/>
                <w:sz w:val="24"/>
                <w:szCs w:val="24"/>
                <w:lang w:val="en-US" w:eastAsia="zh-CN"/>
                <w:rPrChange w:id="567" w:author="Camille" w:date="2026-09-05T20:57:10Z">
                  <w:rPr>
                    <w:rFonts w:hint="eastAsia" w:ascii="宋体" w:hAnsi="宋体" w:eastAsia="宋体" w:cs="宋体"/>
                    <w:bCs/>
                    <w:szCs w:val="30"/>
                    <w:lang w:val="en-US" w:eastAsia="zh-CN"/>
                  </w:rPr>
                </w:rPrChange>
              </w:rPr>
              <w:fldChar w:fldCharType="end"/>
            </w:r>
          </w:ins>
        </w:p>
        <w:p w14:paraId="6A3D8C9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both"/>
            <w:textAlignment w:val="auto"/>
            <w:rPr>
              <w:ins w:id="568" w:author="Camille" w:date="2026-09-05T20:45:52Z"/>
              <w:rFonts w:hint="eastAsia" w:ascii="宋体" w:hAnsi="宋体" w:eastAsia="宋体" w:cs="宋体"/>
              <w:bCs/>
              <w:kern w:val="2"/>
              <w:sz w:val="21"/>
              <w:szCs w:val="30"/>
              <w:lang w:val="en-US" w:eastAsia="zh-CN" w:bidi="ar-SA"/>
            </w:rPr>
          </w:pPr>
          <w:ins w:id="569" w:author="Camille" w:date="2026-09-05T20:45:52Z">
            <w:r>
              <w:rPr>
                <w:rFonts w:hint="eastAsia" w:ascii="宋体" w:hAnsi="宋体" w:eastAsia="宋体" w:cs="宋体"/>
                <w:bCs/>
                <w:sz w:val="24"/>
                <w:szCs w:val="24"/>
                <w:lang w:val="en-US" w:eastAsia="zh-CN"/>
                <w:rPrChange w:id="570" w:author="Camille" w:date="2026-09-05T20:57:10Z">
                  <w:rPr>
                    <w:rFonts w:hint="eastAsia" w:ascii="宋体" w:hAnsi="宋体" w:eastAsia="宋体" w:cs="宋体"/>
                    <w:bCs/>
                    <w:szCs w:val="30"/>
                    <w:lang w:val="en-US" w:eastAsia="zh-CN"/>
                  </w:rPr>
                </w:rPrChange>
              </w:rPr>
              <w:fldChar w:fldCharType="end"/>
            </w:r>
          </w:ins>
        </w:p>
        <w:customXmlInsRangeStart w:id="572" w:author="Camille" w:date="2026-09-05T20:45:52Z"/>
      </w:sdtContent>
    </w:sdt>
    <w:customXmlInsRangeEnd w:id="572"/>
    <w:p w14:paraId="7933D70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both"/>
        <w:textAlignment w:val="auto"/>
        <w:rPr>
          <w:rFonts w:hint="eastAsia" w:ascii="宋体" w:hAnsi="宋体" w:eastAsia="宋体" w:cs="宋体"/>
          <w:bCs/>
          <w:kern w:val="2"/>
          <w:sz w:val="21"/>
          <w:szCs w:val="30"/>
          <w:lang w:val="en-US" w:eastAsia="zh-CN" w:bidi="ar-SA"/>
        </w:rPr>
      </w:pPr>
    </w:p>
    <w:p w14:paraId="45B4CFF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73" w:author="Camille" w:date="2026-09-05T20:36:18Z"/>
          <w:rFonts w:hint="eastAsia" w:ascii="宋体" w:hAnsi="宋体" w:eastAsia="宋体" w:cs="宋体"/>
          <w:b/>
          <w:bCs/>
          <w:sz w:val="30"/>
          <w:szCs w:val="30"/>
          <w:lang w:val="en-US" w:eastAsia="zh-CN"/>
        </w:rPr>
      </w:pPr>
    </w:p>
    <w:p w14:paraId="1CCC89A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74" w:author="Camille" w:date="2026-09-05T20:36:18Z"/>
          <w:rFonts w:hint="eastAsia" w:ascii="宋体" w:hAnsi="宋体" w:eastAsia="宋体" w:cs="宋体"/>
          <w:b/>
          <w:bCs/>
          <w:sz w:val="30"/>
          <w:szCs w:val="30"/>
          <w:lang w:val="en-US" w:eastAsia="zh-CN"/>
        </w:rPr>
      </w:pPr>
    </w:p>
    <w:p w14:paraId="60BC669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75" w:author="Camille" w:date="2026-09-05T20:36:18Z"/>
          <w:rFonts w:hint="eastAsia" w:ascii="宋体" w:hAnsi="宋体" w:eastAsia="宋体" w:cs="宋体"/>
          <w:b/>
          <w:bCs/>
          <w:sz w:val="30"/>
          <w:szCs w:val="30"/>
          <w:lang w:val="en-US" w:eastAsia="zh-CN"/>
        </w:rPr>
      </w:pPr>
    </w:p>
    <w:p w14:paraId="5033BE6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76" w:author="Camille" w:date="2026-09-05T20:36:18Z"/>
          <w:rFonts w:hint="eastAsia" w:ascii="宋体" w:hAnsi="宋体" w:eastAsia="宋体" w:cs="宋体"/>
          <w:b/>
          <w:bCs/>
          <w:sz w:val="30"/>
          <w:szCs w:val="30"/>
          <w:lang w:val="en-US" w:eastAsia="zh-CN"/>
        </w:rPr>
      </w:pPr>
    </w:p>
    <w:p w14:paraId="7581621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77" w:author="Camille" w:date="2026-09-05T20:36:18Z"/>
          <w:rFonts w:hint="eastAsia" w:ascii="宋体" w:hAnsi="宋体" w:eastAsia="宋体" w:cs="宋体"/>
          <w:b/>
          <w:bCs/>
          <w:sz w:val="30"/>
          <w:szCs w:val="30"/>
          <w:lang w:val="en-US" w:eastAsia="zh-CN"/>
        </w:rPr>
      </w:pPr>
    </w:p>
    <w:p w14:paraId="64C8F93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78" w:author="Camille" w:date="2026-09-05T20:36:19Z"/>
          <w:rFonts w:hint="eastAsia" w:ascii="宋体" w:hAnsi="宋体" w:eastAsia="宋体" w:cs="宋体"/>
          <w:b/>
          <w:bCs/>
          <w:sz w:val="30"/>
          <w:szCs w:val="30"/>
          <w:lang w:val="en-US" w:eastAsia="zh-CN"/>
        </w:rPr>
      </w:pPr>
    </w:p>
    <w:p w14:paraId="52737AC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79" w:author="Camille" w:date="2026-09-05T20:36:19Z"/>
          <w:rFonts w:hint="eastAsia" w:ascii="宋体" w:hAnsi="宋体" w:eastAsia="宋体" w:cs="宋体"/>
          <w:b/>
          <w:bCs/>
          <w:sz w:val="30"/>
          <w:szCs w:val="30"/>
          <w:lang w:val="en-US" w:eastAsia="zh-CN"/>
        </w:rPr>
      </w:pPr>
    </w:p>
    <w:p w14:paraId="690952F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80" w:author="Camille" w:date="2026-09-05T20:36:19Z"/>
          <w:rFonts w:hint="eastAsia" w:ascii="宋体" w:hAnsi="宋体" w:eastAsia="宋体" w:cs="宋体"/>
          <w:b/>
          <w:bCs/>
          <w:sz w:val="30"/>
          <w:szCs w:val="30"/>
          <w:lang w:val="en-US" w:eastAsia="zh-CN"/>
        </w:rPr>
      </w:pPr>
    </w:p>
    <w:p w14:paraId="75C30DF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81" w:author="Camille" w:date="2026-09-05T20:36:19Z"/>
          <w:rFonts w:hint="eastAsia" w:ascii="宋体" w:hAnsi="宋体" w:eastAsia="宋体" w:cs="宋体"/>
          <w:b/>
          <w:bCs/>
          <w:sz w:val="30"/>
          <w:szCs w:val="30"/>
          <w:lang w:val="en-US" w:eastAsia="zh-CN"/>
        </w:rPr>
      </w:pPr>
    </w:p>
    <w:p w14:paraId="5AE828A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582" w:author="Camille" w:date="2026-09-05T20:36:19Z"/>
          <w:rFonts w:hint="eastAsia" w:ascii="宋体" w:hAnsi="宋体" w:eastAsia="宋体" w:cs="宋体"/>
          <w:b/>
          <w:bCs/>
          <w:sz w:val="30"/>
          <w:szCs w:val="30"/>
          <w:lang w:val="en-US" w:eastAsia="zh-CN"/>
        </w:rPr>
      </w:pPr>
    </w:p>
    <w:p w14:paraId="415F4A7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both"/>
        <w:textAlignment w:val="auto"/>
        <w:rPr>
          <w:ins w:id="584" w:author="Camille" w:date="2026-09-05T20:45:08Z"/>
          <w:rStyle w:val="13"/>
          <w:rFonts w:hint="eastAsia" w:ascii="宋体" w:hAnsi="宋体" w:eastAsia="宋体" w:cs="宋体"/>
          <w:b/>
          <w:bCs/>
          <w:sz w:val="30"/>
          <w:szCs w:val="30"/>
          <w:lang w:val="en-US" w:eastAsia="zh-CN"/>
        </w:rPr>
        <w:sectPr>
          <w:headerReference r:id="rId4" w:type="default"/>
          <w:footerReference r:id="rId5" w:type="default"/>
          <w:pgSz w:w="11906" w:h="16838"/>
          <w:pgMar w:top="1440" w:right="1800" w:bottom="1440" w:left="1800" w:header="851" w:footer="992" w:gutter="0"/>
          <w:pgNumType w:fmt="decimal"/>
          <w:cols w:space="425" w:num="1"/>
          <w:docGrid w:type="lines" w:linePitch="312" w:charSpace="0"/>
        </w:sectPr>
        <w:pPrChange w:id="583" w:author="Camille" w:date="2026-09-05T20:47:04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pPr>
        </w:pPrChange>
      </w:pPr>
    </w:p>
    <w:p w14:paraId="48E4B548">
      <w:pPr>
        <w:pStyle w:val="2"/>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sz w:val="30"/>
          <w:szCs w:val="30"/>
          <w:lang w:val="en-US" w:eastAsia="zh-CN"/>
          <w:rPrChange w:id="586" w:author="Camille" w:date="2026-09-05T20:47:26Z">
            <w:rPr>
              <w:rFonts w:hint="eastAsia"/>
              <w:lang w:val="en-US" w:eastAsia="zh-CN"/>
            </w:rPr>
          </w:rPrChange>
        </w:rPr>
        <w:pPrChange w:id="585" w:author="Camille" w:date="2026-09-05T21:01:44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pPr>
        </w:pPrChange>
      </w:pPr>
      <w:bookmarkStart w:id="0" w:name="_Toc11238"/>
      <w:bookmarkStart w:id="1" w:name="_Toc16544"/>
      <w:r>
        <w:rPr>
          <w:rFonts w:hint="eastAsia" w:ascii="宋体" w:hAnsi="宋体" w:eastAsia="宋体" w:cs="宋体"/>
          <w:b/>
          <w:bCs/>
          <w:sz w:val="30"/>
          <w:szCs w:val="30"/>
          <w:lang w:val="en-US" w:eastAsia="zh-CN"/>
          <w:rPrChange w:id="587" w:author="Camille" w:date="2026-09-05T20:47:26Z">
            <w:rPr>
              <w:rFonts w:hint="eastAsia" w:ascii="宋体" w:hAnsi="宋体" w:eastAsia="宋体" w:cs="宋体"/>
              <w:b/>
              <w:bCs/>
              <w:sz w:val="30"/>
              <w:szCs w:val="30"/>
              <w:lang w:val="en-US" w:eastAsia="zh-CN"/>
            </w:rPr>
          </w:rPrChange>
        </w:rPr>
        <w:t>案</w:t>
      </w:r>
      <w:r>
        <w:rPr>
          <w:rFonts w:hint="eastAsia" w:ascii="宋体" w:hAnsi="宋体" w:eastAsia="宋体" w:cs="宋体"/>
          <w:b/>
          <w:bCs/>
          <w:sz w:val="30"/>
          <w:szCs w:val="30"/>
          <w:lang w:val="en-US" w:eastAsia="zh-CN"/>
          <w:rPrChange w:id="588" w:author="Camille" w:date="2026-09-05T20:47:26Z">
            <w:rPr>
              <w:rFonts w:hint="eastAsia" w:ascii="宋体" w:hAnsi="宋体" w:eastAsia="宋体" w:cs="宋体"/>
              <w:b/>
              <w:bCs/>
              <w:sz w:val="30"/>
              <w:szCs w:val="30"/>
              <w:lang w:val="en-US" w:eastAsia="zh-CN"/>
            </w:rPr>
          </w:rPrChange>
        </w:rPr>
        <w:t>例正文</w:t>
      </w:r>
      <w:ins w:id="589" w:author="Camille" w:date="2026-09-05T18:50:20Z">
        <w:r>
          <w:rPr>
            <w:rStyle w:val="12"/>
            <w:rFonts w:hint="eastAsia" w:ascii="宋体" w:hAnsi="宋体" w:eastAsia="宋体" w:cs="宋体"/>
            <w:b/>
            <w:bCs/>
            <w:sz w:val="30"/>
            <w:szCs w:val="30"/>
            <w:lang w:val="en-US" w:eastAsia="zh-CN"/>
            <w:rPrChange w:id="590" w:author="Camille" w:date="2026-09-05T20:47:26Z">
              <w:rPr>
                <w:rStyle w:val="12"/>
                <w:rFonts w:hint="eastAsia" w:ascii="宋体" w:hAnsi="宋体" w:eastAsia="宋体" w:cs="宋体"/>
                <w:b/>
                <w:bCs/>
                <w:szCs w:val="30"/>
                <w:lang w:val="en-US" w:eastAsia="zh-CN"/>
              </w:rPr>
            </w:rPrChange>
          </w:rPr>
          <w:footnoteReference w:id="0"/>
        </w:r>
        <w:bookmarkEnd w:id="0"/>
        <w:bookmarkEnd w:id="1"/>
      </w:ins>
    </w:p>
    <w:p w14:paraId="03D5EAF5">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lang w:val="en-US" w:eastAsia="zh-CN"/>
          <w:rPrChange w:id="592" w:author="Camille" w:date="2026-09-05T20:40:40Z">
            <w:rPr>
              <w:rFonts w:hint="eastAsia"/>
              <w:lang w:val="en-US" w:eastAsia="zh-CN"/>
            </w:rPr>
          </w:rPrChange>
        </w:rPr>
        <w:pPrChange w:id="591" w:author="Camille" w:date="2026-09-05T20:40:37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2" w:name="_Toc21557"/>
      <w:bookmarkStart w:id="3" w:name="_Toc19245"/>
      <w:bookmarkStart w:id="4" w:name="_Toc28565"/>
      <w:r>
        <w:rPr>
          <w:rFonts w:hint="eastAsia"/>
          <w:sz w:val="30"/>
          <w:szCs w:val="30"/>
          <w:lang w:val="en-US" w:eastAsia="zh-CN"/>
          <w:rPrChange w:id="593" w:author="Camille" w:date="2026-09-05T20:40:40Z">
            <w:rPr>
              <w:rFonts w:hint="eastAsia"/>
              <w:lang w:val="en-US" w:eastAsia="zh-CN"/>
            </w:rPr>
          </w:rPrChange>
        </w:rPr>
        <w:t>引言</w:t>
      </w:r>
      <w:bookmarkEnd w:id="2"/>
      <w:bookmarkEnd w:id="3"/>
      <w:bookmarkEnd w:id="4"/>
    </w:p>
    <w:p w14:paraId="0C3BD5C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武侯区地处成都市中心城区西南部，区域面积75.36平方</w:t>
      </w:r>
      <w:ins w:id="594" w:author="Camille" w:date="2026-09-05T19:41:57Z">
        <w:r>
          <w:rPr>
            <w:rFonts w:hint="eastAsia" w:ascii="宋体" w:hAnsi="宋体" w:eastAsia="宋体" w:cs="宋体"/>
            <w:sz w:val="21"/>
            <w:szCs w:val="21"/>
            <w:lang w:val="en-US" w:eastAsia="zh-CN"/>
          </w:rPr>
          <w:t>千米</w:t>
        </w:r>
      </w:ins>
      <w:del w:id="595" w:author="Camille" w:date="2026-09-05T19:41:55Z">
        <w:r>
          <w:rPr>
            <w:rFonts w:hint="eastAsia" w:ascii="宋体" w:hAnsi="宋体" w:eastAsia="宋体" w:cs="宋体"/>
            <w:sz w:val="21"/>
            <w:szCs w:val="21"/>
            <w:lang w:val="en-US" w:eastAsia="zh-CN"/>
          </w:rPr>
          <w:delText>公里</w:delText>
        </w:r>
      </w:del>
      <w:r>
        <w:rPr>
          <w:rFonts w:hint="eastAsia" w:ascii="宋体" w:hAnsi="宋体" w:eastAsia="宋体" w:cs="宋体"/>
          <w:sz w:val="21"/>
          <w:szCs w:val="21"/>
          <w:lang w:val="en-US" w:eastAsia="zh-CN"/>
        </w:rPr>
        <w:t>，下辖11个街道、72个社区，</w:t>
      </w:r>
      <w:ins w:id="596" w:author="Camille" w:date="2026-09-05T19:42:18Z">
        <w:r>
          <w:rPr>
            <w:rFonts w:hint="eastAsia" w:ascii="宋体" w:hAnsi="宋体" w:eastAsia="宋体" w:cs="宋体"/>
            <w:sz w:val="21"/>
            <w:szCs w:val="21"/>
            <w:lang w:val="en-US" w:eastAsia="zh-CN"/>
          </w:rPr>
          <w:t>截</w:t>
        </w:r>
      </w:ins>
      <w:ins w:id="597" w:author="Camille" w:date="2026-09-05T19:42:32Z">
        <w:r>
          <w:rPr>
            <w:rFonts w:hint="eastAsia" w:ascii="宋体" w:hAnsi="宋体" w:eastAsia="宋体" w:cs="宋体"/>
            <w:sz w:val="21"/>
            <w:szCs w:val="21"/>
            <w:lang w:val="en-US" w:eastAsia="zh-CN"/>
          </w:rPr>
          <w:t>至</w:t>
        </w:r>
      </w:ins>
      <w:ins w:id="598" w:author="Camille" w:date="2026-09-05T19:42:18Z">
        <w:r>
          <w:rPr>
            <w:rFonts w:hint="eastAsia" w:ascii="宋体" w:hAnsi="宋体" w:eastAsia="宋体" w:cs="宋体"/>
            <w:sz w:val="21"/>
            <w:szCs w:val="21"/>
            <w:lang w:val="en-US" w:eastAsia="zh-CN"/>
          </w:rPr>
          <w:t>2</w:t>
        </w:r>
      </w:ins>
      <w:ins w:id="599" w:author="Camille" w:date="2026-09-05T19:42:19Z">
        <w:r>
          <w:rPr>
            <w:rFonts w:hint="eastAsia" w:ascii="宋体" w:hAnsi="宋体" w:eastAsia="宋体" w:cs="宋体"/>
            <w:sz w:val="21"/>
            <w:szCs w:val="21"/>
            <w:lang w:val="en-US" w:eastAsia="zh-CN"/>
          </w:rPr>
          <w:t>025</w:t>
        </w:r>
      </w:ins>
      <w:ins w:id="600" w:author="Camille" w:date="2026-09-05T19:42:20Z">
        <w:r>
          <w:rPr>
            <w:rFonts w:hint="eastAsia" w:ascii="宋体" w:hAnsi="宋体" w:eastAsia="宋体" w:cs="宋体"/>
            <w:sz w:val="21"/>
            <w:szCs w:val="21"/>
            <w:lang w:val="en-US" w:eastAsia="zh-CN"/>
          </w:rPr>
          <w:t>年</w:t>
        </w:r>
      </w:ins>
      <w:ins w:id="601" w:author="Camille" w:date="2026-09-05T19:42:21Z">
        <w:r>
          <w:rPr>
            <w:rFonts w:hint="eastAsia" w:ascii="宋体" w:hAnsi="宋体" w:eastAsia="宋体" w:cs="宋体"/>
            <w:sz w:val="21"/>
            <w:szCs w:val="21"/>
            <w:lang w:val="en-US" w:eastAsia="zh-CN"/>
          </w:rPr>
          <w:t>末</w:t>
        </w:r>
      </w:ins>
      <w:ins w:id="602" w:author="Camille" w:date="2026-09-05T19:42:34Z">
        <w:r>
          <w:rPr>
            <w:rFonts w:hint="eastAsia" w:ascii="宋体" w:hAnsi="宋体" w:eastAsia="宋体" w:cs="宋体"/>
            <w:sz w:val="21"/>
            <w:szCs w:val="21"/>
            <w:lang w:val="en-US" w:eastAsia="zh-CN"/>
          </w:rPr>
          <w:t>，</w:t>
        </w:r>
      </w:ins>
      <w:ins w:id="603" w:author="Camille" w:date="2026-09-05T19:42:35Z">
        <w:r>
          <w:rPr>
            <w:rFonts w:hint="eastAsia" w:ascii="宋体" w:hAnsi="宋体" w:eastAsia="宋体" w:cs="宋体"/>
            <w:sz w:val="21"/>
            <w:szCs w:val="21"/>
            <w:lang w:val="en-US" w:eastAsia="zh-CN"/>
          </w:rPr>
          <w:t>有</w:t>
        </w:r>
      </w:ins>
      <w:r>
        <w:rPr>
          <w:rFonts w:hint="eastAsia" w:ascii="宋体" w:hAnsi="宋体" w:eastAsia="宋体" w:cs="宋体"/>
          <w:sz w:val="21"/>
          <w:szCs w:val="21"/>
          <w:lang w:val="en-US" w:eastAsia="zh-CN"/>
        </w:rPr>
        <w:t>常住人口12</w:t>
      </w:r>
      <w:ins w:id="604" w:author="Camille" w:date="2026-09-05T19:42:42Z">
        <w:r>
          <w:rPr>
            <w:rFonts w:hint="eastAsia" w:ascii="宋体" w:hAnsi="宋体" w:eastAsia="宋体" w:cs="宋体"/>
            <w:sz w:val="21"/>
            <w:szCs w:val="21"/>
            <w:lang w:val="en-US" w:eastAsia="zh-CN"/>
          </w:rPr>
          <w:t>3.3</w:t>
        </w:r>
      </w:ins>
      <w:ins w:id="605" w:author="Camille" w:date="2026-09-05T19:42:43Z">
        <w:r>
          <w:rPr>
            <w:rFonts w:hint="eastAsia" w:ascii="宋体" w:hAnsi="宋体" w:eastAsia="宋体" w:cs="宋体"/>
            <w:sz w:val="21"/>
            <w:szCs w:val="21"/>
            <w:lang w:val="en-US" w:eastAsia="zh-CN"/>
          </w:rPr>
          <w:t>9</w:t>
        </w:r>
      </w:ins>
      <w:del w:id="606" w:author="Camille" w:date="2026-09-05T19:42:41Z">
        <w:r>
          <w:rPr>
            <w:rFonts w:hint="eastAsia" w:ascii="宋体" w:hAnsi="宋体" w:eastAsia="宋体" w:cs="宋体"/>
            <w:sz w:val="21"/>
            <w:szCs w:val="21"/>
            <w:lang w:val="en-US" w:eastAsia="zh-CN"/>
          </w:rPr>
          <w:delText>2</w:delText>
        </w:r>
      </w:del>
      <w:r>
        <w:rPr>
          <w:rFonts w:hint="eastAsia" w:ascii="宋体" w:hAnsi="宋体" w:eastAsia="宋体" w:cs="宋体"/>
          <w:sz w:val="21"/>
          <w:szCs w:val="21"/>
          <w:lang w:val="en-US" w:eastAsia="zh-CN"/>
        </w:rPr>
        <w:t>万人</w:t>
      </w:r>
      <w:r>
        <w:rPr>
          <w:rStyle w:val="12"/>
          <w:rFonts w:hint="eastAsia" w:ascii="宋体" w:hAnsi="宋体" w:eastAsia="宋体" w:cs="宋体"/>
          <w:sz w:val="21"/>
          <w:szCs w:val="21"/>
          <w:lang w:val="en-US" w:eastAsia="zh-CN"/>
        </w:rPr>
        <w:footnoteReference w:id="1"/>
      </w:r>
      <w:r>
        <w:rPr>
          <w:rFonts w:hint="eastAsia" w:ascii="宋体" w:hAnsi="宋体" w:eastAsia="宋体" w:cs="宋体"/>
          <w:sz w:val="21"/>
          <w:szCs w:val="21"/>
          <w:lang w:val="en-US" w:eastAsia="zh-CN"/>
        </w:rPr>
        <w:t>。全区持证残疾人超过6600人，占户籍人口的比重高于全市平均水平</w:t>
      </w:r>
      <w:r>
        <w:rPr>
          <w:rStyle w:val="12"/>
          <w:rFonts w:hint="eastAsia" w:ascii="宋体" w:hAnsi="宋体" w:eastAsia="宋体" w:cs="宋体"/>
          <w:sz w:val="21"/>
          <w:szCs w:val="21"/>
          <w:lang w:val="en-US" w:eastAsia="zh-CN"/>
        </w:rPr>
        <w:footnoteReference w:id="2"/>
      </w:r>
      <w:r>
        <w:rPr>
          <w:rFonts w:hint="eastAsia" w:ascii="宋体" w:hAnsi="宋体" w:eastAsia="宋体" w:cs="宋体"/>
          <w:sz w:val="21"/>
          <w:szCs w:val="21"/>
          <w:lang w:val="en-US" w:eastAsia="zh-CN"/>
        </w:rPr>
        <w:t>。辖区内残疾人群体基数大、分布广、类型多样，涉及就业帮扶、兜底保障、康复服务等多条业务线。基层社区工作人员在日常服务中需反复采集、更新、报送残疾人基础信息与帮扶台账，多头报送、重复录入的现象较为突出。以数字化手段消解残疾人数据服务领域的事务性负担，使基层干部从重复填表回归服务群众的主责主业，已成为武侯区基层治理面临的紧迫课题。</w:t>
      </w:r>
    </w:p>
    <w:p w14:paraId="2AB32B9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习近平总书记多次就整治形式主义为基层减负作出重要指示。</w:t>
      </w:r>
      <w:ins w:id="607" w:author="Camille" w:date="2026-09-05T19:44:45Z">
        <w:r>
          <w:rPr>
            <w:rFonts w:hint="eastAsia" w:ascii="宋体" w:hAnsi="宋体" w:eastAsia="宋体" w:cs="宋体"/>
            <w:sz w:val="21"/>
            <w:szCs w:val="21"/>
            <w:lang w:val="en-US" w:eastAsia="zh-CN"/>
          </w:rPr>
          <w:t>他</w:t>
        </w:r>
      </w:ins>
      <w:del w:id="608" w:author="Camille" w:date="2026-09-05T19:44:44Z">
        <w:r>
          <w:rPr>
            <w:rFonts w:hint="eastAsia" w:ascii="宋体" w:hAnsi="宋体" w:eastAsia="宋体" w:cs="宋体"/>
            <w:sz w:val="21"/>
            <w:szCs w:val="21"/>
            <w:lang w:val="en-US" w:eastAsia="zh-CN"/>
          </w:rPr>
          <w:delText>总书</w:delText>
        </w:r>
      </w:del>
      <w:del w:id="609" w:author="Camille" w:date="2026-09-05T19:44:43Z">
        <w:r>
          <w:rPr>
            <w:rFonts w:hint="eastAsia" w:ascii="宋体" w:hAnsi="宋体" w:eastAsia="宋体" w:cs="宋体"/>
            <w:sz w:val="21"/>
            <w:szCs w:val="21"/>
            <w:lang w:val="en-US" w:eastAsia="zh-CN"/>
          </w:rPr>
          <w:delText>记</w:delText>
        </w:r>
      </w:del>
      <w:r>
        <w:rPr>
          <w:rFonts w:hint="eastAsia" w:ascii="宋体" w:hAnsi="宋体" w:eastAsia="宋体" w:cs="宋体"/>
          <w:sz w:val="21"/>
          <w:szCs w:val="21"/>
          <w:lang w:val="en-US" w:eastAsia="zh-CN"/>
        </w:rPr>
        <w:t>强调，要坚决整治形式主义、官僚主义，让基层干部从繁文缛节、文山会海、迎来送往中解脱出来</w:t>
      </w:r>
      <w:r>
        <w:rPr>
          <w:rStyle w:val="12"/>
          <w:rFonts w:hint="eastAsia" w:ascii="宋体" w:hAnsi="宋体" w:eastAsia="宋体" w:cs="宋体"/>
          <w:sz w:val="21"/>
          <w:szCs w:val="21"/>
          <w:lang w:val="en-US" w:eastAsia="zh-CN"/>
        </w:rPr>
        <w:footnoteReference w:id="3"/>
      </w:r>
      <w:r>
        <w:rPr>
          <w:rFonts w:hint="eastAsia" w:ascii="宋体" w:hAnsi="宋体" w:eastAsia="宋体" w:cs="宋体"/>
          <w:sz w:val="21"/>
          <w:szCs w:val="21"/>
          <w:lang w:val="en-US" w:eastAsia="zh-CN"/>
        </w:rPr>
        <w:t>；要切实整治形式主义为基层减负，不能好事、栽花的事揽着做，难事、得罪人的事推给基层做</w:t>
      </w:r>
      <w:r>
        <w:rPr>
          <w:rStyle w:val="12"/>
          <w:rFonts w:hint="eastAsia" w:ascii="宋体" w:hAnsi="宋体" w:eastAsia="宋体" w:cs="宋体"/>
          <w:sz w:val="21"/>
          <w:szCs w:val="21"/>
          <w:lang w:val="en-US" w:eastAsia="zh-CN"/>
        </w:rPr>
        <w:footnoteReference w:id="4"/>
      </w:r>
      <w:r>
        <w:rPr>
          <w:rFonts w:hint="eastAsia" w:ascii="宋体" w:hAnsi="宋体" w:eastAsia="宋体" w:cs="宋体"/>
          <w:sz w:val="21"/>
          <w:szCs w:val="21"/>
          <w:lang w:val="en-US" w:eastAsia="zh-CN"/>
        </w:rPr>
        <w:t>；要持续深化拓展整治形式主义为基层减负工作，让广大基层干部有更多精力抓落实</w:t>
      </w:r>
      <w:r>
        <w:rPr>
          <w:rStyle w:val="12"/>
          <w:rFonts w:hint="eastAsia" w:ascii="宋体" w:hAnsi="宋体" w:eastAsia="宋体" w:cs="宋体"/>
          <w:sz w:val="21"/>
          <w:szCs w:val="21"/>
          <w:lang w:val="en-US" w:eastAsia="zh-CN"/>
        </w:rPr>
        <w:footnoteReference w:id="5"/>
      </w:r>
      <w:r>
        <w:rPr>
          <w:rFonts w:hint="eastAsia" w:ascii="宋体" w:hAnsi="宋体" w:eastAsia="宋体" w:cs="宋体"/>
          <w:sz w:val="21"/>
          <w:szCs w:val="21"/>
          <w:lang w:val="en-US" w:eastAsia="zh-CN"/>
        </w:rPr>
        <w:t>。</w:t>
      </w:r>
      <w:ins w:id="610" w:author="Camille" w:date="2026-09-05T19:44:55Z">
        <w:r>
          <w:rPr>
            <w:rFonts w:hint="eastAsia" w:ascii="宋体" w:hAnsi="宋体" w:eastAsia="宋体" w:cs="宋体"/>
            <w:sz w:val="21"/>
            <w:szCs w:val="21"/>
            <w:lang w:val="en-US" w:eastAsia="zh-CN"/>
          </w:rPr>
          <w:t>习近平</w:t>
        </w:r>
      </w:ins>
      <w:r>
        <w:rPr>
          <w:rFonts w:hint="eastAsia" w:ascii="宋体" w:hAnsi="宋体" w:eastAsia="宋体" w:cs="宋体"/>
          <w:sz w:val="21"/>
          <w:szCs w:val="21"/>
          <w:lang w:val="en-US" w:eastAsia="zh-CN"/>
        </w:rPr>
        <w:t>总书记的部署推动使党中央建立中央层面整治形式主义为基层减负专项工作机制，出台《整治形式主义为基层减负若干规定》，鲜明树起为基层松绑减负、激励干部担当作为的实干导向</w:t>
      </w:r>
      <w:del w:id="611" w:author="Camille" w:date="2026-09-05T19:45:41Z">
        <w:r>
          <w:rPr>
            <w:rStyle w:val="12"/>
            <w:rFonts w:hint="eastAsia" w:ascii="宋体" w:hAnsi="宋体" w:eastAsia="宋体" w:cs="宋体"/>
            <w:sz w:val="21"/>
            <w:szCs w:val="21"/>
            <w:lang w:val="en-US" w:eastAsia="zh-CN"/>
          </w:rPr>
          <w:footnoteReference w:id="6"/>
        </w:r>
      </w:del>
      <w:r>
        <w:rPr>
          <w:rStyle w:val="12"/>
          <w:rFonts w:hint="eastAsia" w:ascii="宋体" w:hAnsi="宋体" w:eastAsia="宋体" w:cs="宋体"/>
          <w:sz w:val="21"/>
          <w:szCs w:val="21"/>
          <w:lang w:val="en-US" w:eastAsia="zh-CN"/>
        </w:rPr>
        <w:footnoteReference w:id="7"/>
      </w:r>
      <w:r>
        <w:rPr>
          <w:rFonts w:hint="eastAsia" w:ascii="宋体" w:hAnsi="宋体" w:eastAsia="宋体" w:cs="宋体"/>
          <w:sz w:val="21"/>
          <w:szCs w:val="21"/>
          <w:lang w:val="en-US" w:eastAsia="zh-CN"/>
        </w:rPr>
        <w:t>。</w:t>
      </w:r>
    </w:p>
    <w:p w14:paraId="2180E1B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30"/>
          <w:szCs w:val="30"/>
          <w:highlight w:val="none"/>
          <w:lang w:val="en-US" w:eastAsia="zh-CN"/>
        </w:rPr>
      </w:pPr>
      <w:r>
        <w:rPr>
          <w:rFonts w:hint="eastAsia" w:ascii="宋体" w:hAnsi="宋体" w:eastAsia="宋体" w:cs="宋体"/>
          <w:b w:val="0"/>
          <w:bCs w:val="0"/>
          <w:sz w:val="21"/>
          <w:szCs w:val="21"/>
          <w:lang w:val="en-US" w:eastAsia="zh-CN"/>
        </w:rPr>
        <w:t>在此背景下，成都市武侯区探索出一条以人工智能技术赋能基层数据减负的新路径。2022年，成都市启动“报表通”系统建设，武侯区作为重要试点区域开始推进该系统在各层级的部署应用，试图通过统一数据接口和标准化取数程序解决基层填表工作中的重复录入和多头报送问题。2024年，武侯区进一步搭建三级“社区数仓”平台，将AI技术嵌入数据归集、处理、调用的全链条，使原本需要人工逐项完成的工作实现智能化处理。</w:t>
      </w:r>
    </w:p>
    <w:p w14:paraId="6133A77D">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lang w:val="en-US" w:eastAsia="zh-CN"/>
          <w:rPrChange w:id="613" w:author="Camille" w:date="2026-09-05T20:40:55Z">
            <w:rPr>
              <w:rFonts w:hint="eastAsia"/>
              <w:lang w:val="en-US" w:eastAsia="zh-CN"/>
            </w:rPr>
          </w:rPrChange>
        </w:rPr>
        <w:pPrChange w:id="612" w:author="Camille" w:date="2026-09-05T20:40:52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5" w:name="_Toc23168"/>
      <w:bookmarkStart w:id="6" w:name="_Toc14357"/>
      <w:bookmarkStart w:id="7" w:name="_Toc20594"/>
      <w:r>
        <w:rPr>
          <w:rFonts w:hint="eastAsia"/>
          <w:sz w:val="30"/>
          <w:szCs w:val="30"/>
          <w:lang w:val="en-US" w:eastAsia="zh-CN"/>
          <w:rPrChange w:id="614" w:author="Camille" w:date="2026-09-05T20:40:55Z">
            <w:rPr>
              <w:rFonts w:hint="eastAsia"/>
              <w:lang w:val="en-US" w:eastAsia="zh-CN"/>
            </w:rPr>
          </w:rPrChange>
        </w:rPr>
        <w:t>莫让此身独负事</w:t>
      </w:r>
      <w:bookmarkEnd w:id="5"/>
      <w:bookmarkEnd w:id="6"/>
      <w:bookmarkEnd w:id="7"/>
    </w:p>
    <w:p w14:paraId="19E1DD0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2022年春天，成都市武侯区浆洗街街道办事处的一间办公室里，负责残疾人帮扶工作的林惠又一次打开区残联发来的表格。这份要求核实辖区内所有持证残疾人就业状况的通知，已经是本月第三次收到——第一次来自区残联，第二次来自区人社局，这一次抬头换成了区民政局。三张表，字段大同小异，却需要分别填报、分别报送。林惠把前两次填好的表格翻出来，逐项复制粘贴。她把手机打开，工作群里弹出几条新消息——社区网格员老吴问她能不能用上次的数据，区里又通知了新的报送要求。林惠没有马上回复，先把三张表并排摆在桌面上，从第一行开始对。</w:t>
      </w:r>
    </w:p>
    <w:p w14:paraId="2E57CF9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林惠的困扰不是个例。社区网格员的手机里塞了十几个政务APP，电脑收藏夹里的系统网址翻两页都翻不完。民政一个系统、残联一个系统、卫健一个系统、政法一个系统，条条都往基层通。每个系统都要数据，每个系统的数据又彼此不通。同一个人的信息，在不同的系统里可能出现不同的版本——地址对不上、联系方式对不上、甚至人员状态都对不上。社区要核实一条信息，往往需要在五六个系统之间来回切换，人工比对字段的差异。</w:t>
      </w:r>
    </w:p>
    <w:p w14:paraId="3FE008C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2022年6月的一个晚上，柳荫社区办公室的灯又亮到了深夜。新上任的网格员王磊坐在电脑前，任务栏上挤着五个系统窗口：民政的救助、残联的台账、卫健的重点人群、政法委的网格，还有一个跳个不停的微信工作群。残联要残疾人两项补贴名单，民政要低保边缘户的增减，卫健要高血压糖尿病的随访记录，政法要出租屋的流动人口。五张表，五套字段，可底下兜着的，是同一批人。</w:t>
      </w:r>
    </w:p>
    <w:p w14:paraId="358F4CF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其中那份残疾人两项补贴名单，王磊最熟，也最怕。台账是三个月前更新的一版，有人搬走了，有人去世了，名字还挂在上面。他拿起手机，挨个给楼栋长打电话核实。打到第三个，对方明显已经钻进被窝，迷迷糊糊说了句“明天再核嘛”，就把电话挂了。王磊举着手机愣了几秒，又接着拨下一个。</w:t>
      </w:r>
    </w:p>
    <w:p w14:paraId="36E2ABA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墙上的钟走到十一点半，社区党委书记李文山端着杯茶推门进来，站在王磊身后看了好一会儿，叹了口气：“这样子下去什么时候是个头啊。小王，我跟你说，咱们柳荫社区常住一万三千多人，各类数据都散在网格员的手机、本子和脑子里，人一走，数</w:t>
      </w:r>
      <w:ins w:id="615" w:author="Camille" w:date="2026-09-05T19:46:23Z">
        <w:r>
          <w:rPr>
            <w:rFonts w:hint="eastAsia" w:ascii="宋体" w:hAnsi="宋体" w:eastAsia="宋体" w:cs="宋体"/>
            <w:sz w:val="21"/>
            <w:szCs w:val="21"/>
            <w:lang w:val="en-US" w:eastAsia="zh-CN"/>
          </w:rPr>
          <w:t>据</w:t>
        </w:r>
      </w:ins>
      <w:r>
        <w:rPr>
          <w:rFonts w:hint="eastAsia" w:ascii="宋体" w:hAnsi="宋体" w:eastAsia="宋体" w:cs="宋体"/>
          <w:sz w:val="21"/>
          <w:szCs w:val="21"/>
          <w:lang w:val="en-US" w:eastAsia="zh-CN"/>
        </w:rPr>
        <w:t>就跟着走。前年有个网格员辞职，走的那天把手机里攒了三年的入户记录一键清空。他分管的那片楼栋，哪户有独居老人、哪户是出租房，全社区再没人说得清了！我花了两个月，带着新接手的网格员挨家挨户重新摸排了一遍，才勉强把底数补回来。”</w:t>
      </w:r>
    </w:p>
    <w:p w14:paraId="2705C55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del w:id="616" w:author="Camille" w:date="2026-09-05T20:41:11Z"/>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王磊没有抬头，继续对着屏幕一行一行地核对。那一夜，王磊填到凌晨一点多，五张表分头传进五个系统。关电脑前，他朝窗外扫了一眼。对面的居民楼早黑透了，整片小区就他这里还亮着一盏灯。</w:t>
      </w:r>
    </w:p>
    <w:p w14:paraId="6D18585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textAlignment w:val="auto"/>
        <w:rPr>
          <w:rFonts w:hint="eastAsia" w:ascii="宋体" w:hAnsi="宋体" w:eastAsia="宋体" w:cs="宋体"/>
          <w:b/>
          <w:bCs/>
          <w:sz w:val="30"/>
          <w:szCs w:val="30"/>
          <w:highlight w:val="none"/>
          <w:lang w:val="en-US" w:eastAsia="zh-CN"/>
        </w:rPr>
        <w:pPrChange w:id="617" w:author="Camille" w:date="2026-09-05T20:41:11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1742E411">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619" w:author="Camille" w:date="2026-09-05T21:02:38Z"/>
          <w:rFonts w:hint="eastAsia"/>
          <w:sz w:val="30"/>
          <w:szCs w:val="30"/>
          <w:lang w:val="en-US" w:eastAsia="zh-CN"/>
        </w:rPr>
        <w:pPrChange w:id="618" w:author="Camille" w:date="2026-09-05T20:41:1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8" w:name="_Toc17221"/>
      <w:bookmarkStart w:id="9" w:name="_Toc7833"/>
      <w:bookmarkStart w:id="10" w:name="_Toc6119"/>
    </w:p>
    <w:p w14:paraId="2D4C6F3F">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lang w:val="en-US" w:eastAsia="zh-CN"/>
          <w:rPrChange w:id="621" w:author="Camille" w:date="2026-09-05T20:41:16Z">
            <w:rPr>
              <w:rFonts w:hint="eastAsia"/>
              <w:lang w:val="en-US" w:eastAsia="zh-CN"/>
            </w:rPr>
          </w:rPrChange>
        </w:rPr>
        <w:pPrChange w:id="620" w:author="Camille" w:date="2026-09-05T20:41:1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r>
        <w:rPr>
          <w:rFonts w:hint="eastAsia"/>
          <w:sz w:val="30"/>
          <w:szCs w:val="30"/>
          <w:lang w:val="en-US" w:eastAsia="zh-CN"/>
          <w:rPrChange w:id="622" w:author="Camille" w:date="2026-09-05T20:41:16Z">
            <w:rPr>
              <w:rFonts w:hint="eastAsia"/>
              <w:lang w:val="en-US" w:eastAsia="zh-CN"/>
            </w:rPr>
          </w:rPrChange>
        </w:rPr>
        <w:t>散落之数终归仓</w:t>
      </w:r>
      <w:bookmarkEnd w:id="8"/>
      <w:bookmarkEnd w:id="9"/>
      <w:bookmarkEnd w:id="10"/>
    </w:p>
    <w:p w14:paraId="22A0383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2022年春天，成都市开始推广“报表通”系统。这个系统最早是在新津区摸索出来的：2020年成立智慧治理中心统筹数据资源，2022年4月开发完成、在两个街道试运行，同年6月在全区铺开</w:t>
      </w:r>
      <w:r>
        <w:rPr>
          <w:rStyle w:val="12"/>
          <w:rFonts w:hint="eastAsia" w:ascii="宋体" w:hAnsi="宋体" w:eastAsia="宋体" w:cs="宋体"/>
          <w:sz w:val="21"/>
          <w:szCs w:val="21"/>
          <w:lang w:val="en-US" w:eastAsia="zh-CN"/>
        </w:rPr>
        <w:footnoteReference w:id="8"/>
      </w:r>
      <w:r>
        <w:rPr>
          <w:rFonts w:hint="eastAsia" w:ascii="宋体" w:hAnsi="宋体" w:eastAsia="宋体" w:cs="宋体"/>
          <w:sz w:val="21"/>
          <w:szCs w:val="21"/>
          <w:lang w:val="en-US" w:eastAsia="zh-CN"/>
        </w:rPr>
        <w:t>。2023年8月，成都市下发通知要求加快“报表通”全面实战应用，新津的经验开始向全市推广。武侯区作为中心城区被纳入“百日攻坚”试点。</w:t>
      </w:r>
    </w:p>
    <w:p w14:paraId="126191D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“报表通”的思路，是把散落在各部门的数据汇进一个“数据底池”。系统集成了1000多个数据源、8亿多条数据，再从社区的高频报表里把常用字段一条条梳理出来，码成“字段超市”</w:t>
      </w:r>
      <w:r>
        <w:rPr>
          <w:rStyle w:val="12"/>
          <w:rFonts w:hint="eastAsia" w:ascii="宋体" w:hAnsi="宋体" w:eastAsia="宋体" w:cs="宋体"/>
          <w:sz w:val="21"/>
          <w:szCs w:val="21"/>
          <w:lang w:val="en-US" w:eastAsia="zh-CN"/>
        </w:rPr>
        <w:footnoteReference w:id="9"/>
      </w:r>
      <w:r>
        <w:rPr>
          <w:rFonts w:hint="eastAsia" w:ascii="宋体" w:hAnsi="宋体" w:eastAsia="宋体" w:cs="宋体"/>
          <w:sz w:val="21"/>
          <w:szCs w:val="21"/>
          <w:lang w:val="en-US" w:eastAsia="zh-CN"/>
        </w:rPr>
        <w:t>。勾好字段、设好条件，系统一键生成报表；报表任务也不再层层往下发，基层打开“任务中心”，要更新的字段已经列好了，点对点，人对人。</w:t>
      </w:r>
    </w:p>
    <w:p w14:paraId="5639DFF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jc w:val="both"/>
        <w:textAlignment w:val="auto"/>
        <w:rPr>
          <w:del w:id="624" w:author="Camille" w:date="2026-09-05T21:49:45Z"/>
          <w:rFonts w:hint="eastAsia" w:ascii="宋体" w:hAnsi="宋体" w:eastAsia="宋体" w:cs="宋体"/>
          <w:sz w:val="21"/>
          <w:szCs w:val="21"/>
        </w:rPr>
        <w:pPrChange w:id="623"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del w:id="625" w:author="Camille" w:date="2026-09-05T21:49:29Z">
        <w:r>
          <w:rPr>
            <w:rFonts w:hint="eastAsia" w:ascii="宋体" w:hAnsi="宋体" w:eastAsia="宋体" w:cs="宋体"/>
            <w:sz w:val="21"/>
            <w:szCs w:val="21"/>
          </w:rPr>
          <w:drawing>
            <wp:anchor distT="0" distB="0" distL="114300" distR="114300" simplePos="0" relativeHeight="251666432" behindDoc="0" locked="0" layoutInCell="1" allowOverlap="1">
              <wp:simplePos x="0" y="0"/>
              <wp:positionH relativeFrom="column">
                <wp:posOffset>1017905</wp:posOffset>
              </wp:positionH>
              <wp:positionV relativeFrom="paragraph">
                <wp:posOffset>61595</wp:posOffset>
              </wp:positionV>
              <wp:extent cx="3242945" cy="2992755"/>
              <wp:effectExtent l="0" t="0" r="8255" b="444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242945" cy="2992755"/>
                      </a:xfrm>
                      <a:prstGeom prst="rect">
                        <a:avLst/>
                      </a:prstGeom>
                      <a:noFill/>
                      <a:ln>
                        <a:noFill/>
                      </a:ln>
                    </pic:spPr>
                  </pic:pic>
                </a:graphicData>
              </a:graphic>
            </wp:anchor>
          </w:drawing>
        </w:r>
      </w:del>
    </w:p>
    <w:p w14:paraId="5C5C7AE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28" w:author="Camille" w:date="2026-09-05T21:49:43Z"/>
          <w:rFonts w:hint="eastAsia" w:ascii="宋体" w:hAnsi="宋体" w:eastAsia="宋体" w:cs="宋体"/>
          <w:b/>
          <w:bCs/>
          <w:sz w:val="21"/>
          <w:szCs w:val="21"/>
          <w:lang w:val="en-US" w:eastAsia="zh-CN"/>
        </w:rPr>
        <w:pPrChange w:id="627"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p>
    <w:p w14:paraId="337A3D3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30" w:author="Camille" w:date="2026-09-05T21:49:41Z"/>
          <w:rFonts w:hint="eastAsia" w:ascii="宋体" w:hAnsi="宋体" w:eastAsia="宋体" w:cs="宋体"/>
          <w:b/>
          <w:bCs/>
          <w:sz w:val="21"/>
          <w:szCs w:val="21"/>
          <w:lang w:val="en-US" w:eastAsia="zh-CN"/>
        </w:rPr>
        <w:pPrChange w:id="629"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p>
    <w:p w14:paraId="30B3D73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32" w:author="Camille" w:date="2026-09-05T21:49:40Z"/>
          <w:rFonts w:hint="eastAsia" w:ascii="宋体" w:hAnsi="宋体" w:eastAsia="宋体" w:cs="宋体"/>
          <w:b/>
          <w:bCs/>
          <w:sz w:val="21"/>
          <w:szCs w:val="21"/>
          <w:lang w:val="en-US" w:eastAsia="zh-CN"/>
        </w:rPr>
        <w:pPrChange w:id="631"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p>
    <w:p w14:paraId="3157380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34" w:author="Camille" w:date="2026-09-05T21:49:39Z"/>
          <w:rFonts w:hint="eastAsia" w:ascii="宋体" w:hAnsi="宋体" w:eastAsia="宋体" w:cs="宋体"/>
          <w:b/>
          <w:bCs/>
          <w:sz w:val="21"/>
          <w:szCs w:val="21"/>
          <w:lang w:val="en-US" w:eastAsia="zh-CN"/>
        </w:rPr>
        <w:pPrChange w:id="633"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p>
    <w:p w14:paraId="75D04CF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36" w:author="Camille" w:date="2026-09-05T21:49:38Z"/>
          <w:rFonts w:hint="eastAsia" w:ascii="宋体" w:hAnsi="宋体" w:eastAsia="宋体" w:cs="宋体"/>
          <w:b/>
          <w:bCs/>
          <w:sz w:val="21"/>
          <w:szCs w:val="21"/>
          <w:lang w:val="en-US" w:eastAsia="zh-CN"/>
        </w:rPr>
        <w:pPrChange w:id="635"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p>
    <w:p w14:paraId="50FB646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38" w:author="Camille" w:date="2026-09-05T21:49:35Z"/>
          <w:rFonts w:hint="eastAsia" w:ascii="宋体" w:hAnsi="宋体" w:eastAsia="宋体" w:cs="宋体"/>
          <w:b/>
          <w:bCs/>
          <w:sz w:val="21"/>
          <w:szCs w:val="21"/>
          <w:lang w:val="en-US" w:eastAsia="zh-CN"/>
        </w:rPr>
        <w:pPrChange w:id="637"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p>
    <w:p w14:paraId="67A0066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40" w:author="Camille" w:date="2026-09-05T21:49:34Z"/>
          <w:rFonts w:hint="eastAsia" w:ascii="宋体" w:hAnsi="宋体" w:eastAsia="宋体" w:cs="宋体"/>
          <w:b/>
          <w:bCs/>
          <w:sz w:val="21"/>
          <w:szCs w:val="21"/>
          <w:lang w:val="en-US" w:eastAsia="zh-CN"/>
        </w:rPr>
        <w:pPrChange w:id="639"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p>
    <w:p w14:paraId="0C62F92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42" w:author="Camille" w:date="2026-09-05T21:49:33Z"/>
          <w:rFonts w:hint="eastAsia" w:ascii="宋体" w:hAnsi="宋体" w:eastAsia="宋体" w:cs="宋体"/>
          <w:b/>
          <w:bCs/>
          <w:sz w:val="21"/>
          <w:szCs w:val="21"/>
          <w:lang w:val="en-US" w:eastAsia="zh-CN"/>
        </w:rPr>
        <w:pPrChange w:id="641"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p>
    <w:p w14:paraId="55B0512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del w:id="644" w:author="Camille" w:date="2026-09-05T21:49:32Z"/>
          <w:rFonts w:hint="eastAsia" w:ascii="宋体" w:hAnsi="宋体" w:eastAsia="宋体" w:cs="宋体"/>
          <w:b/>
          <w:bCs/>
          <w:sz w:val="21"/>
          <w:szCs w:val="21"/>
          <w:lang w:val="en-US" w:eastAsia="zh-CN"/>
        </w:rPr>
        <w:pPrChange w:id="643"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pPr>
        </w:pPrChange>
      </w:pPr>
      <w:del w:id="645" w:author="Camille" w:date="2026-09-05T21:49:32Z">
        <w:r>
          <w:rPr>
            <w:rFonts w:hint="eastAsia" w:ascii="宋体" w:hAnsi="宋体" w:eastAsia="宋体" w:cs="宋体"/>
            <w:b/>
            <w:bCs/>
            <w:sz w:val="21"/>
            <w:szCs w:val="21"/>
            <w:lang w:val="en-US" w:eastAsia="zh-CN"/>
          </w:rPr>
          <w:delText>图1 报表通字段超市示意图</w:delText>
        </w:r>
      </w:del>
      <w:del w:id="646" w:author="Camille" w:date="2026-09-05T21:49:32Z">
        <w:r>
          <w:rPr>
            <w:rStyle w:val="12"/>
            <w:rFonts w:hint="eastAsia" w:ascii="宋体" w:hAnsi="宋体" w:eastAsia="宋体" w:cs="宋体"/>
            <w:b/>
            <w:bCs/>
            <w:sz w:val="21"/>
            <w:szCs w:val="21"/>
            <w:lang w:val="en-US" w:eastAsia="zh-CN"/>
          </w:rPr>
          <w:footnoteReference w:id="10"/>
        </w:r>
      </w:del>
    </w:p>
    <w:p w14:paraId="392C710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jc w:val="center"/>
        <w:textAlignment w:val="auto"/>
        <w:rPr>
          <w:rFonts w:hint="eastAsia" w:ascii="宋体" w:hAnsi="宋体" w:eastAsia="宋体" w:cs="宋体"/>
          <w:sz w:val="21"/>
          <w:szCs w:val="21"/>
          <w:lang w:val="en-US" w:eastAsia="zh-CN"/>
        </w:rPr>
        <w:pPrChange w:id="647" w:author="Camille" w:date="2026-09-05T21:49: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pPr>
        </w:pPrChange>
      </w:pPr>
      <w:r>
        <w:rPr>
          <w:rFonts w:hint="eastAsia" w:ascii="宋体" w:hAnsi="宋体" w:eastAsia="宋体" w:cs="宋体"/>
          <w:sz w:val="21"/>
          <w:szCs w:val="21"/>
          <w:lang w:val="en-US" w:eastAsia="zh-CN"/>
        </w:rPr>
        <w:t>效果立竿见影。成都市市级下发的基层报表压减了50%，填报数据项压减了61%</w:t>
      </w:r>
      <w:r>
        <w:rPr>
          <w:rStyle w:val="12"/>
          <w:rFonts w:hint="eastAsia" w:ascii="宋体" w:hAnsi="宋体" w:eastAsia="宋体" w:cs="宋体"/>
          <w:sz w:val="21"/>
          <w:szCs w:val="21"/>
          <w:lang w:val="en-US" w:eastAsia="zh-CN"/>
        </w:rPr>
        <w:footnoteReference w:id="11"/>
      </w:r>
      <w:r>
        <w:rPr>
          <w:rFonts w:hint="eastAsia" w:ascii="宋体" w:hAnsi="宋体" w:eastAsia="宋体" w:cs="宋体"/>
          <w:sz w:val="21"/>
          <w:szCs w:val="21"/>
          <w:lang w:val="en-US" w:eastAsia="zh-CN"/>
        </w:rPr>
        <w:t>。浆洗街街道的一位负责人算了笔账：“</w:t>
      </w:r>
      <w:ins w:id="648" w:author="Camille" w:date="2026-09-05T17:33:25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报表通</w:t>
      </w:r>
      <w:ins w:id="649" w:author="Camille" w:date="2026-09-05T17:33:27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推开以后，几乎减少了我们90%的工作量。”</w:t>
      </w:r>
    </w:p>
    <w:p w14:paraId="0A9949B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磊第一次用“报表通”，是个周一下午。他点开“任务中心”，里面列着三条待办，系统已经自动从数据底池里把姓名、身份证号、家庭住址等基本信息填好，王磊只需要核对黄色标出的待核实字段。他给对应的楼栋长打了几个电话，确认那几户残疾人最近没有变化，又更新了两户出租屋的入住人员信息，前后不到二十分钟，三条任务全部点完。</w:t>
      </w:r>
    </w:p>
    <w:p w14:paraId="13E35D0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点完提交之后，王磊有些好奇系统背后是怎么运作的。他在系统里翻到“字段超市”的界面，看到界面上的字段按业务条线分门别类排列着。“人房关系类”“民生保障类”“重点行业类”，每大类下面又细分出若干具体字段。</w:t>
      </w:r>
    </w:p>
    <w:p w14:paraId="68A3B52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“这玩意儿确实省事。”王磊对李文山说，“至少不用半夜爬起来填表了。”</w:t>
      </w:r>
    </w:p>
    <w:p w14:paraId="42F70AB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李文山点点头：“</w:t>
      </w:r>
      <w:ins w:id="650" w:author="Camille" w:date="2026-09-05T17:33:54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报表通</w:t>
      </w:r>
      <w:ins w:id="651" w:author="Camille" w:date="2026-09-05T17:33:56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把这个填报表的流程给改了，各区各部门要数据直接在上面勾字段，不用再像以前一样自己制表发下来。你在‘任务中心’点一条任务，系统已经把大部分字段填好，你只管核实变化的部分就行。”</w:t>
      </w:r>
    </w:p>
    <w:p w14:paraId="796C897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王磊问：“那这些字段是谁理的？”</w:t>
      </w:r>
    </w:p>
    <w:p w14:paraId="6A5554D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“区里前期梳理了各条线的高频报表，把常用字段一条条码出来建了这个超市。”李文山说，“现在有2000多个字段，之后还会慢慢加。”</w:t>
      </w:r>
    </w:p>
    <w:p w14:paraId="3768701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王磊想了想，以前每个月都要从头填一遍的残疾人名册，现在只需要核实系统自动填好那几处。他终于感到放松了些。</w:t>
      </w:r>
    </w:p>
    <w:p w14:paraId="000BB3C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李文山没再接话。他心里惦记的还是那份残疾人名单。“报表通”把填表的担子卸了，可那份三个月没更新的旧名单，能不能通过“报表通”从上面调下来，他心里没底。</w:t>
      </w:r>
    </w:p>
    <w:p w14:paraId="238B4ACC">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lang w:val="en-US" w:eastAsia="zh-CN"/>
          <w:rPrChange w:id="653" w:author="Camille" w:date="2026-09-05T20:41:29Z">
            <w:rPr>
              <w:rFonts w:hint="eastAsia"/>
              <w:lang w:val="en-US" w:eastAsia="zh-CN"/>
            </w:rPr>
          </w:rPrChange>
        </w:rPr>
        <w:pPrChange w:id="652" w:author="Camille" w:date="2026-09-05T20:41:26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11" w:name="_Toc9676"/>
      <w:bookmarkStart w:id="12" w:name="_Toc7960"/>
      <w:bookmarkStart w:id="13" w:name="_Toc24623"/>
      <w:r>
        <w:rPr>
          <w:rFonts w:hint="eastAsia"/>
          <w:sz w:val="30"/>
          <w:szCs w:val="30"/>
          <w:lang w:val="en-US" w:eastAsia="zh-CN"/>
          <w:rPrChange w:id="654" w:author="Camille" w:date="2026-09-05T20:41:29Z">
            <w:rPr>
              <w:rFonts w:hint="eastAsia"/>
              <w:lang w:val="en-US" w:eastAsia="zh-CN"/>
            </w:rPr>
          </w:rPrChange>
        </w:rPr>
        <w:t>易报难归终成困</w:t>
      </w:r>
      <w:bookmarkEnd w:id="11"/>
      <w:bookmarkEnd w:id="12"/>
      <w:bookmarkEnd w:id="13"/>
    </w:p>
    <w:p w14:paraId="6E898BA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2023年秋天，柳荫社区要摸排残疾人的就业情况。王磊记得清楚，区残联的系统里分明躺着一份最新名单，人名、残疾等级、联系电话，一条不差。他在“报表通”里点了“我要数据”，用途填上“残疾人就业帮扶底数摸排”。提交之后，页面显示“待审批”。</w:t>
      </w:r>
    </w:p>
    <w:p w14:paraId="51183C6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一天，两天，三天。那个状态纹丝不动。</w:t>
      </w:r>
    </w:p>
    <w:p w14:paraId="1FCF978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第四天，王磊拨通了区里某个部门的电话。对方接起来，听完来意，顿了一下：“这个数据是我们部门自己采集的，涉及业务口径，不能随便外流。”</w:t>
      </w:r>
    </w:p>
    <w:p w14:paraId="11B637D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“我们拿它去给残疾人找工作。”</w:t>
      </w:r>
    </w:p>
    <w:p w14:paraId="6D623B4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“我明白，我也不是为难你。”对方的语气客客气气，“可数据给你，责任总得有个归属吧？你先打个书面报告，写清用途、范围、使用人。我们这边批了，再走数据局确认权限。程序走完才能给你。”</w:t>
      </w:r>
    </w:p>
    <w:p w14:paraId="0C4ED39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挂了电话，王磊在系统里翻看自己的申请记录。提交时间、用途说明、审批状态，一行行列着，就是没有“通过”二字。他又翻了翻“报表通”的使用说明，上面写得很清楚——“我要数据”板块支持基层从数据底池调取共享数据，但实际操作中，每一次调用都需要经过数据来源部门的审批。</w:t>
      </w:r>
    </w:p>
    <w:p w14:paraId="2D42C13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后来他才知道，这样的门不止他一个人去敲。想查出租屋流动人口的，政法那边说“要派出所同意”；想核低保户医保信息的，医保局说要“走函”。每一个部门都把数据当作自己的资源。那份残疾人名单从申请到拿到手，折腾了小半个月。有这个工夫，拿着纸质台账一户户上门，也差不多跑完了。</w:t>
      </w:r>
    </w:p>
    <w:p w14:paraId="5F78BA9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次街道碰头会上，那位曾夸“报表通”减少90%工作量的负责人抱怨道：“报表是少了，可想要个数据，比过去还费劲。”李文山坐在角落里没接话。他回想这些天的情况：王磊申请一份名单走流程走了小半个月。填表的环节确实简化了，但取数的环节并没有同步改善；</w:t>
      </w:r>
      <w:ins w:id="655" w:author="Camille" w:date="2026-09-05T17:34:14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报表通</w:t>
      </w:r>
      <w:ins w:id="656" w:author="Camille" w:date="2026-09-05T17:34:16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让数据流动了起来，但流动的方式并不顺畅。</w:t>
      </w:r>
    </w:p>
    <w:p w14:paraId="31BE0A6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4"/>
          <w:szCs w:val="32"/>
          <w:lang w:val="en-US" w:eastAsia="zh-CN"/>
        </w:rPr>
      </w:pPr>
      <w:r>
        <w:rPr>
          <w:rFonts w:hint="eastAsia" w:ascii="宋体" w:hAnsi="宋体" w:eastAsia="宋体" w:cs="宋体"/>
          <w:sz w:val="21"/>
          <w:szCs w:val="21"/>
          <w:lang w:val="en-US" w:eastAsia="zh-CN"/>
        </w:rPr>
        <w:t>碰头会散场后，李文山回到办公室。王磊正等着他。李文山把会上的话学了一遍，末了紧皱眉头：“</w:t>
      </w:r>
      <w:ins w:id="657" w:author="Camille" w:date="2026-09-05T17:34:58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报表通</w:t>
      </w:r>
      <w:ins w:id="658" w:author="Camille" w:date="2026-09-05T17:35:00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建了数据底池，把各部门的数据汇集到一起，可是汇集起来归汇集起来，咱们要用还得从头走审批。过去不知道数在哪，现在知道了也拿不到手里。那个‘要数据重复采’的老问题，其实还在啊。”</w:t>
      </w:r>
    </w:p>
    <w:p w14:paraId="7A811848">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lang w:val="en-US" w:eastAsia="zh-CN"/>
          <w:rPrChange w:id="660" w:author="Camille" w:date="2026-09-05T20:41:49Z">
            <w:rPr>
              <w:rFonts w:hint="eastAsia"/>
              <w:lang w:val="en-US" w:eastAsia="zh-CN"/>
            </w:rPr>
          </w:rPrChange>
        </w:rPr>
        <w:pPrChange w:id="659" w:author="Camille" w:date="2026-09-05T20:41:47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14" w:name="_Toc31275"/>
      <w:bookmarkStart w:id="15" w:name="_Toc19562"/>
      <w:bookmarkStart w:id="16" w:name="_Toc21777"/>
      <w:r>
        <w:rPr>
          <w:rFonts w:hint="eastAsia"/>
          <w:sz w:val="30"/>
          <w:szCs w:val="30"/>
          <w:lang w:val="en-US" w:eastAsia="zh-CN"/>
          <w:rPrChange w:id="661" w:author="Camille" w:date="2026-09-05T20:41:49Z">
            <w:rPr>
              <w:rFonts w:hint="eastAsia"/>
              <w:lang w:val="en-US" w:eastAsia="zh-CN"/>
            </w:rPr>
          </w:rPrChange>
        </w:rPr>
        <w:t>深藏之人终见天</w:t>
      </w:r>
      <w:bookmarkEnd w:id="14"/>
      <w:bookmarkEnd w:id="15"/>
      <w:bookmarkEnd w:id="16"/>
    </w:p>
    <w:p w14:paraId="795B5BD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那扇打不开的门，逼着李文山换了一条路走。若</w:t>
      </w:r>
      <w:ins w:id="662" w:author="Camille" w:date="2026-09-05T17:35:15Z">
        <w:r>
          <w:rPr>
            <w:rFonts w:hint="eastAsia" w:ascii="宋体" w:hAnsi="宋体" w:eastAsia="宋体" w:cs="宋体"/>
            <w:color w:val="auto"/>
            <w:sz w:val="21"/>
            <w:szCs w:val="21"/>
            <w:lang w:val="en-US" w:eastAsia="zh-CN"/>
          </w:rPr>
          <w:t>“</w:t>
        </w:r>
      </w:ins>
      <w:r>
        <w:rPr>
          <w:rFonts w:hint="eastAsia" w:ascii="宋体" w:hAnsi="宋体" w:eastAsia="宋体" w:cs="宋体"/>
          <w:color w:val="auto"/>
          <w:sz w:val="21"/>
          <w:szCs w:val="21"/>
          <w:lang w:val="en-US" w:eastAsia="zh-CN"/>
        </w:rPr>
        <w:t>报表通</w:t>
      </w:r>
      <w:ins w:id="663" w:author="Camille" w:date="2026-09-05T17:35:18Z">
        <w:r>
          <w:rPr>
            <w:rFonts w:hint="eastAsia" w:ascii="宋体" w:hAnsi="宋体" w:eastAsia="宋体" w:cs="宋体"/>
            <w:color w:val="auto"/>
            <w:sz w:val="21"/>
            <w:szCs w:val="21"/>
            <w:lang w:val="en-US" w:eastAsia="zh-CN"/>
          </w:rPr>
          <w:t>”</w:t>
        </w:r>
      </w:ins>
      <w:r>
        <w:rPr>
          <w:rFonts w:hint="eastAsia" w:ascii="宋体" w:hAnsi="宋体" w:eastAsia="宋体" w:cs="宋体"/>
          <w:color w:val="auto"/>
          <w:sz w:val="21"/>
          <w:szCs w:val="21"/>
          <w:lang w:val="en-US" w:eastAsia="zh-CN"/>
        </w:rPr>
        <w:t>是往上的桥，数据上去了回不来；那他就想办法，让数据先留在地上，由社区自己掌握。</w:t>
      </w:r>
    </w:p>
    <w:p w14:paraId="786E0C8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color w:val="auto"/>
          <w:sz w:val="21"/>
          <w:szCs w:val="21"/>
          <w:lang w:val="en-US" w:eastAsia="zh-CN"/>
        </w:rPr>
        <w:t>2024年，武侯区构建了区级部门数仓、街道数仓、社区数仓三级数仓，覆盖11个街道、72个社区，配备75名首席数据官，专管数据的归集和治理</w:t>
      </w:r>
      <w:r>
        <w:rPr>
          <w:rStyle w:val="12"/>
          <w:rFonts w:hint="eastAsia" w:ascii="宋体" w:hAnsi="宋体" w:eastAsia="宋体" w:cs="宋体"/>
          <w:color w:val="auto"/>
          <w:sz w:val="21"/>
          <w:szCs w:val="21"/>
          <w:lang w:val="en-US" w:eastAsia="zh-CN"/>
        </w:rPr>
        <w:footnoteReference w:id="12"/>
      </w:r>
      <w:r>
        <w:rPr>
          <w:rFonts w:hint="eastAsia" w:ascii="宋体" w:hAnsi="宋体" w:eastAsia="宋体" w:cs="宋体"/>
          <w:color w:val="auto"/>
          <w:sz w:val="21"/>
          <w:szCs w:val="21"/>
          <w:lang w:val="en-US" w:eastAsia="zh-CN"/>
        </w:rPr>
        <w:t>。柳荫社区数仓的数据官正由李文山兼任。</w:t>
      </w:r>
    </w:p>
    <w:p w14:paraId="3A5B9AD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系统上线那天，李文山站在新装的电脑前，看着登录界面上的“社区数仓”四个字，点开了“数据导入”模块。他把办公室那摞残疾人登记表搬了出来——纸质的，有的边角都卷了。按照系统提示，他把登记表一张张拍照上传。系统自带的OCR识别界面跳出来，几秒钟后，屏幕上出现了一张电子表格。姓名、性别、残疾等级、家庭住址、联系方式，一列列排得整整齐齐。李文山拖动着鼠标往下翻，二十多张表格全部识别完毕，只有一个生僻字识别有误，其余全部正确</w:t>
      </w:r>
      <w:r>
        <w:rPr>
          <w:rStyle w:val="12"/>
          <w:rFonts w:hint="eastAsia" w:ascii="宋体" w:hAnsi="宋体" w:eastAsia="宋体" w:cs="宋体"/>
          <w:b w:val="0"/>
          <w:bCs w:val="0"/>
          <w:color w:val="auto"/>
          <w:sz w:val="21"/>
          <w:szCs w:val="21"/>
        </w:rPr>
        <w:footnoteReference w:id="13"/>
      </w:r>
      <w:r>
        <w:rPr>
          <w:rFonts w:hint="eastAsia" w:ascii="宋体" w:hAnsi="宋体" w:eastAsia="宋体" w:cs="宋体"/>
          <w:b w:val="0"/>
          <w:bCs w:val="0"/>
          <w:color w:val="auto"/>
          <w:sz w:val="21"/>
          <w:szCs w:val="21"/>
        </w:rPr>
        <w:t>。</w:t>
      </w:r>
    </w:p>
    <w:p w14:paraId="5C32FE1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del w:id="664" w:author="Camille" w:date="2026-09-05T20:41:56Z"/>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系统继续运行。李文山看到屏幕上出现了“自动建模”的进度条：系统正在分析导入的台账，根据文件名和表头信息进行归类。残疾人登记表归入了“民政数据库”，出租屋台账归入了“政法数据库”，辖区企业信息归入了“工商数据库”。进度条跑完，屏幕上跳出一张新的界面——“人房企基座”。人、房、企业三类数据分别列在三个板块下，彼此之间用线条标注着关联关系。李文山点开“人”板块，输入“残疾人”，系统立刻跳出了</w:t>
      </w:r>
      <w:ins w:id="665" w:author="Camille" w:date="2026-09-05T21:58:06Z">
        <w:r>
          <w:rPr>
            <w:rFonts w:hint="eastAsia" w:ascii="宋体" w:hAnsi="宋体" w:eastAsia="宋体" w:cs="宋体"/>
            <w:b w:val="0"/>
            <w:bCs w:val="0"/>
            <w:color w:val="auto"/>
            <w:sz w:val="21"/>
            <w:szCs w:val="21"/>
            <w:lang w:val="en-US" w:eastAsia="zh-CN"/>
          </w:rPr>
          <w:t>浆洗街街道</w:t>
        </w:r>
      </w:ins>
      <w:ins w:id="666" w:author="Camille" w:date="2026-09-05T21:58:07Z">
        <w:r>
          <w:rPr>
            <w:rFonts w:hint="eastAsia" w:ascii="宋体" w:hAnsi="宋体" w:eastAsia="宋体" w:cs="宋体"/>
            <w:b w:val="0"/>
            <w:bCs w:val="0"/>
            <w:color w:val="auto"/>
            <w:sz w:val="21"/>
            <w:szCs w:val="21"/>
            <w:lang w:val="en-US" w:eastAsia="zh-CN"/>
          </w:rPr>
          <w:t>全部</w:t>
        </w:r>
      </w:ins>
      <w:r>
        <w:rPr>
          <w:rFonts w:hint="eastAsia" w:ascii="宋体" w:hAnsi="宋体" w:eastAsia="宋体" w:cs="宋体"/>
          <w:b w:val="0"/>
          <w:bCs w:val="0"/>
          <w:color w:val="auto"/>
          <w:sz w:val="21"/>
          <w:szCs w:val="21"/>
        </w:rPr>
        <w:t>2476条记录，每条记录都标注了对应的房屋编号和家庭成员信息。</w:t>
      </w:r>
    </w:p>
    <w:p w14:paraId="217B9AC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val="0"/>
          <w:bCs w:val="0"/>
          <w:color w:val="auto"/>
          <w:sz w:val="21"/>
          <w:szCs w:val="21"/>
        </w:rPr>
        <w:pPrChange w:id="667" w:author="Camille" w:date="2026-09-05T20:41:57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pPr>
        </w:pPrChange>
      </w:pPr>
    </w:p>
    <w:p w14:paraId="5C23D43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668" w:author="Camille" w:date="2026-09-05T21:50:37Z"/>
          <w:rFonts w:hint="eastAsia" w:ascii="宋体" w:hAnsi="宋体" w:eastAsia="宋体" w:cs="宋体"/>
          <w:b/>
          <w:bCs/>
          <w:color w:val="auto"/>
          <w:sz w:val="21"/>
          <w:szCs w:val="21"/>
          <w:lang w:val="en-US" w:eastAsia="zh-CN"/>
        </w:rPr>
      </w:pPr>
    </w:p>
    <w:p w14:paraId="23053D8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669" w:author="Camille" w:date="2026-09-05T21:50:37Z"/>
          <w:rFonts w:hint="eastAsia" w:ascii="宋体" w:hAnsi="宋体" w:eastAsia="宋体" w:cs="宋体"/>
          <w:b/>
          <w:bCs/>
          <w:color w:val="auto"/>
          <w:sz w:val="21"/>
          <w:szCs w:val="21"/>
          <w:lang w:val="en-US" w:eastAsia="zh-CN"/>
        </w:rPr>
      </w:pPr>
    </w:p>
    <w:p w14:paraId="435BF41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670" w:author="Camille" w:date="2026-09-05T21:50:38Z"/>
          <w:rFonts w:hint="eastAsia" w:ascii="宋体" w:hAnsi="宋体" w:eastAsia="宋体" w:cs="宋体"/>
          <w:b/>
          <w:bCs/>
          <w:color w:val="auto"/>
          <w:sz w:val="21"/>
          <w:szCs w:val="21"/>
          <w:lang w:val="en-US" w:eastAsia="zh-CN"/>
        </w:rPr>
      </w:pPr>
    </w:p>
    <w:p w14:paraId="1B10C93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671" w:author="Camille" w:date="2026-09-05T21:50:38Z"/>
          <w:rFonts w:hint="eastAsia" w:ascii="宋体" w:hAnsi="宋体" w:eastAsia="宋体" w:cs="宋体"/>
          <w:b/>
          <w:bCs/>
          <w:color w:val="auto"/>
          <w:sz w:val="21"/>
          <w:szCs w:val="21"/>
          <w:lang w:val="en-US" w:eastAsia="zh-CN"/>
        </w:rPr>
      </w:pPr>
    </w:p>
    <w:p w14:paraId="7BE3971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672" w:author="Camille" w:date="2026-09-05T21:50:38Z"/>
          <w:rFonts w:hint="eastAsia" w:ascii="宋体" w:hAnsi="宋体" w:eastAsia="宋体" w:cs="宋体"/>
          <w:b/>
          <w:bCs/>
          <w:color w:val="auto"/>
          <w:sz w:val="21"/>
          <w:szCs w:val="21"/>
          <w:lang w:val="en-US" w:eastAsia="zh-CN"/>
        </w:rPr>
      </w:pPr>
    </w:p>
    <w:p w14:paraId="68376AC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673" w:author="Camille" w:date="2026-09-05T21:50:38Z"/>
          <w:rFonts w:hint="eastAsia" w:ascii="宋体" w:hAnsi="宋体" w:eastAsia="宋体" w:cs="宋体"/>
          <w:b/>
          <w:bCs/>
          <w:color w:val="auto"/>
          <w:sz w:val="21"/>
          <w:szCs w:val="21"/>
          <w:lang w:val="en-US" w:eastAsia="zh-CN"/>
        </w:rPr>
      </w:pPr>
    </w:p>
    <w:p w14:paraId="2201472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674" w:author="Camille" w:date="2026-09-05T21:50:38Z"/>
          <w:rFonts w:hint="eastAsia" w:ascii="宋体" w:hAnsi="宋体" w:eastAsia="宋体" w:cs="宋体"/>
          <w:b/>
          <w:bCs/>
          <w:color w:val="auto"/>
          <w:sz w:val="21"/>
          <w:szCs w:val="21"/>
          <w:lang w:val="en-US" w:eastAsia="zh-CN"/>
        </w:rPr>
      </w:pPr>
    </w:p>
    <w:p w14:paraId="423708D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675" w:author="Camille" w:date="2026-09-05T21:50:39Z"/>
          <w:rFonts w:hint="eastAsia" w:ascii="宋体" w:hAnsi="宋体" w:eastAsia="宋体" w:cs="宋体"/>
          <w:b/>
          <w:bCs/>
          <w:color w:val="auto"/>
          <w:sz w:val="21"/>
          <w:szCs w:val="21"/>
          <w:lang w:val="en-US" w:eastAsia="zh-CN"/>
        </w:rPr>
      </w:pPr>
    </w:p>
    <w:p w14:paraId="2FCE127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del w:id="676" w:author="Camille" w:date="2026-09-05T22:24:10Z"/>
          <w:rFonts w:hint="default" w:ascii="宋体" w:hAnsi="宋体" w:eastAsia="宋体" w:cs="宋体"/>
          <w:b/>
          <w:bCs/>
          <w:color w:val="auto"/>
          <w:sz w:val="21"/>
          <w:szCs w:val="21"/>
          <w:lang w:val="en-US" w:eastAsia="zh-CN"/>
        </w:rPr>
      </w:pPr>
      <w:del w:id="677" w:author="Camille" w:date="2026-09-05T22:24:10Z">
        <w:r>
          <w:rPr>
            <w:rFonts w:hint="eastAsia" w:ascii="宋体" w:hAnsi="宋体" w:eastAsia="宋体" w:cs="宋体"/>
            <w:b/>
            <w:bCs/>
            <w:color w:val="auto"/>
            <w:sz w:val="21"/>
            <w:szCs w:val="21"/>
            <w:lang w:val="en-US" w:eastAsia="zh-CN"/>
          </w:rPr>
          <w:delText>表1 “社区数仓”AI技术应用方式</w:delText>
        </w:r>
      </w:del>
      <w:del w:id="678" w:author="Camille" w:date="2026-09-05T22:24:10Z">
        <w:r>
          <w:rPr>
            <w:rStyle w:val="12"/>
            <w:rFonts w:hint="eastAsia" w:ascii="宋体" w:hAnsi="宋体" w:eastAsia="宋体" w:cs="宋体"/>
            <w:b/>
            <w:bCs/>
            <w:color w:val="auto"/>
            <w:sz w:val="21"/>
            <w:szCs w:val="21"/>
            <w:lang w:val="en-US" w:eastAsia="zh-CN"/>
          </w:rPr>
          <w:footnoteReference w:id="14"/>
        </w:r>
      </w:del>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100"/>
        <w:gridCol w:w="1155"/>
        <w:gridCol w:w="201"/>
        <w:gridCol w:w="1779"/>
        <w:gridCol w:w="2266"/>
        <w:gridCol w:w="2263"/>
      </w:tblGrid>
      <w:tr w14:paraId="08626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679" w:author="Camille" w:date="2026-09-05T22:24:10Z"/>
        </w:trPr>
        <w:tc>
          <w:tcPr>
            <w:tcW w:w="755" w:type="dxa"/>
            <w:tcBorders>
              <w:top w:val="single" w:color="auto" w:sz="8" w:space="0"/>
              <w:left w:val="nil"/>
              <w:bottom w:val="single" w:color="auto" w:sz="8" w:space="0"/>
              <w:right w:val="nil"/>
            </w:tcBorders>
            <w:vAlign w:val="center"/>
          </w:tcPr>
          <w:p w14:paraId="5582FB4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680" w:author="Camille" w:date="2026-09-05T22:24:10Z"/>
                <w:rFonts w:hint="default" w:ascii="宋体" w:hAnsi="宋体" w:eastAsia="宋体" w:cs="宋体"/>
                <w:b/>
                <w:bCs/>
                <w:color w:val="auto"/>
                <w:sz w:val="24"/>
                <w:szCs w:val="24"/>
                <w:vertAlign w:val="baseline"/>
                <w:lang w:val="en-US" w:eastAsia="zh-CN"/>
              </w:rPr>
            </w:pPr>
            <w:del w:id="681" w:author="Camille" w:date="2026-09-05T22:24:10Z">
              <w:r>
                <w:rPr>
                  <w:rFonts w:hint="eastAsia" w:ascii="宋体" w:hAnsi="宋体" w:eastAsia="宋体" w:cs="宋体"/>
                  <w:b/>
                  <w:bCs/>
                  <w:color w:val="auto"/>
                  <w:sz w:val="24"/>
                  <w:szCs w:val="24"/>
                  <w:vertAlign w:val="baseline"/>
                  <w:lang w:val="en-US" w:eastAsia="zh-CN"/>
                </w:rPr>
                <w:delText>序号</w:delText>
              </w:r>
            </w:del>
          </w:p>
        </w:tc>
        <w:tc>
          <w:tcPr>
            <w:tcW w:w="1255" w:type="dxa"/>
            <w:gridSpan w:val="2"/>
            <w:tcBorders>
              <w:top w:val="single" w:color="auto" w:sz="8" w:space="0"/>
              <w:left w:val="nil"/>
              <w:bottom w:val="single" w:color="auto" w:sz="8" w:space="0"/>
              <w:right w:val="nil"/>
            </w:tcBorders>
            <w:vAlign w:val="center"/>
          </w:tcPr>
          <w:p w14:paraId="363CD65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682" w:author="Camille" w:date="2026-09-05T22:24:10Z"/>
                <w:rFonts w:hint="eastAsia" w:ascii="宋体" w:hAnsi="宋体" w:eastAsia="宋体" w:cs="宋体"/>
                <w:b/>
                <w:bCs/>
                <w:color w:val="auto"/>
                <w:sz w:val="24"/>
                <w:szCs w:val="24"/>
                <w:vertAlign w:val="baseline"/>
                <w:lang w:val="en-US" w:eastAsia="zh-CN"/>
              </w:rPr>
            </w:pPr>
            <w:del w:id="683" w:author="Camille" w:date="2026-09-05T22:24:10Z">
              <w:r>
                <w:rPr>
                  <w:rFonts w:hint="eastAsia" w:ascii="宋体" w:hAnsi="宋体" w:eastAsia="宋体" w:cs="宋体"/>
                  <w:b/>
                  <w:bCs/>
                  <w:color w:val="auto"/>
                  <w:sz w:val="24"/>
                  <w:szCs w:val="24"/>
                  <w:vertAlign w:val="baseline"/>
                  <w:lang w:val="en-US" w:eastAsia="zh-CN"/>
                </w:rPr>
                <w:delText>技术环节</w:delText>
              </w:r>
            </w:del>
          </w:p>
        </w:tc>
        <w:tc>
          <w:tcPr>
            <w:tcW w:w="1980" w:type="dxa"/>
            <w:gridSpan w:val="2"/>
            <w:tcBorders>
              <w:top w:val="single" w:color="auto" w:sz="8" w:space="0"/>
              <w:left w:val="nil"/>
              <w:bottom w:val="single" w:color="auto" w:sz="8" w:space="0"/>
              <w:right w:val="nil"/>
            </w:tcBorders>
            <w:vAlign w:val="center"/>
          </w:tcPr>
          <w:p w14:paraId="7E78D1D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684" w:author="Camille" w:date="2026-09-05T22:24:10Z"/>
                <w:rFonts w:hint="eastAsia" w:ascii="宋体" w:hAnsi="宋体" w:eastAsia="宋体" w:cs="宋体"/>
                <w:b/>
                <w:bCs/>
                <w:color w:val="auto"/>
                <w:sz w:val="24"/>
                <w:szCs w:val="24"/>
                <w:vertAlign w:val="baseline"/>
                <w:lang w:val="en-US" w:eastAsia="zh-CN"/>
              </w:rPr>
            </w:pPr>
            <w:del w:id="685" w:author="Camille" w:date="2026-09-05T22:24:10Z">
              <w:r>
                <w:rPr>
                  <w:rFonts w:hint="eastAsia" w:ascii="宋体" w:hAnsi="宋体" w:eastAsia="宋体" w:cs="宋体"/>
                  <w:b/>
                  <w:bCs/>
                  <w:color w:val="auto"/>
                  <w:sz w:val="24"/>
                  <w:szCs w:val="24"/>
                  <w:vertAlign w:val="baseline"/>
                  <w:lang w:val="en-US" w:eastAsia="zh-CN"/>
                </w:rPr>
                <w:delText>技术手段</w:delText>
              </w:r>
            </w:del>
          </w:p>
        </w:tc>
        <w:tc>
          <w:tcPr>
            <w:tcW w:w="2266" w:type="dxa"/>
            <w:tcBorders>
              <w:top w:val="single" w:color="auto" w:sz="8" w:space="0"/>
              <w:left w:val="nil"/>
              <w:bottom w:val="single" w:color="auto" w:sz="8" w:space="0"/>
              <w:right w:val="nil"/>
            </w:tcBorders>
            <w:vAlign w:val="center"/>
          </w:tcPr>
          <w:p w14:paraId="61B857F1">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686" w:author="Camille" w:date="2026-09-05T22:24:10Z"/>
                <w:rFonts w:hint="eastAsia" w:ascii="宋体" w:hAnsi="宋体" w:eastAsia="宋体" w:cs="宋体"/>
                <w:b/>
                <w:bCs/>
                <w:color w:val="auto"/>
                <w:sz w:val="24"/>
                <w:szCs w:val="24"/>
                <w:vertAlign w:val="baseline"/>
                <w:lang w:val="en-US" w:eastAsia="zh-CN"/>
              </w:rPr>
            </w:pPr>
            <w:del w:id="687" w:author="Camille" w:date="2026-09-05T22:24:10Z">
              <w:r>
                <w:rPr>
                  <w:rFonts w:hint="eastAsia" w:ascii="宋体" w:hAnsi="宋体" w:eastAsia="宋体" w:cs="宋体"/>
                  <w:b/>
                  <w:bCs/>
                  <w:color w:val="auto"/>
                  <w:sz w:val="24"/>
                  <w:szCs w:val="24"/>
                  <w:vertAlign w:val="baseline"/>
                  <w:lang w:val="en-US" w:eastAsia="zh-CN"/>
                </w:rPr>
                <w:delText>技术性质</w:delText>
              </w:r>
            </w:del>
          </w:p>
        </w:tc>
        <w:tc>
          <w:tcPr>
            <w:tcW w:w="2263" w:type="dxa"/>
            <w:tcBorders>
              <w:top w:val="single" w:color="auto" w:sz="8" w:space="0"/>
              <w:left w:val="nil"/>
              <w:bottom w:val="single" w:color="auto" w:sz="8" w:space="0"/>
              <w:right w:val="nil"/>
            </w:tcBorders>
            <w:vAlign w:val="center"/>
          </w:tcPr>
          <w:p w14:paraId="18BD2E9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688" w:author="Camille" w:date="2026-09-05T22:24:10Z"/>
                <w:rFonts w:hint="eastAsia" w:ascii="宋体" w:hAnsi="宋体" w:eastAsia="宋体" w:cs="宋体"/>
                <w:b/>
                <w:bCs/>
                <w:color w:val="auto"/>
                <w:sz w:val="24"/>
                <w:szCs w:val="24"/>
                <w:vertAlign w:val="baseline"/>
                <w:lang w:val="en-US" w:eastAsia="zh-CN"/>
              </w:rPr>
            </w:pPr>
            <w:del w:id="689" w:author="Camille" w:date="2026-09-05T22:24:10Z">
              <w:r>
                <w:rPr>
                  <w:rFonts w:hint="eastAsia" w:ascii="宋体" w:hAnsi="宋体" w:eastAsia="宋体" w:cs="宋体"/>
                  <w:b/>
                  <w:bCs/>
                  <w:color w:val="auto"/>
                  <w:sz w:val="24"/>
                  <w:szCs w:val="24"/>
                  <w:vertAlign w:val="baseline"/>
                  <w:lang w:val="en-US" w:eastAsia="zh-CN"/>
                </w:rPr>
                <w:delText>技术作用</w:delText>
              </w:r>
            </w:del>
          </w:p>
        </w:tc>
      </w:tr>
      <w:tr w14:paraId="070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690" w:author="Camille" w:date="2026-09-05T22:24:10Z"/>
        </w:trPr>
        <w:tc>
          <w:tcPr>
            <w:tcW w:w="855" w:type="dxa"/>
            <w:gridSpan w:val="2"/>
            <w:tcBorders>
              <w:top w:val="single" w:color="auto" w:sz="8" w:space="0"/>
              <w:left w:val="nil"/>
              <w:bottom w:val="nil"/>
              <w:right w:val="nil"/>
            </w:tcBorders>
            <w:vAlign w:val="center"/>
          </w:tcPr>
          <w:p w14:paraId="6C6D16B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691" w:author="Camille" w:date="2026-09-05T22:24:10Z"/>
                <w:rFonts w:hint="default" w:ascii="宋体" w:hAnsi="宋体" w:eastAsia="宋体" w:cs="宋体"/>
                <w:b/>
                <w:bCs/>
                <w:color w:val="auto"/>
                <w:sz w:val="21"/>
                <w:szCs w:val="21"/>
                <w:vertAlign w:val="baseline"/>
                <w:lang w:val="en-US" w:eastAsia="zh-CN"/>
              </w:rPr>
            </w:pPr>
            <w:del w:id="692" w:author="Camille" w:date="2026-09-05T22:24:10Z">
              <w:r>
                <w:rPr>
                  <w:rFonts w:hint="eastAsia" w:ascii="宋体" w:hAnsi="宋体" w:eastAsia="宋体" w:cs="宋体"/>
                  <w:b/>
                  <w:bCs/>
                  <w:color w:val="auto"/>
                  <w:sz w:val="21"/>
                  <w:szCs w:val="21"/>
                  <w:vertAlign w:val="baseline"/>
                  <w:lang w:val="en-US" w:eastAsia="zh-CN"/>
                </w:rPr>
                <w:delText>1</w:delText>
              </w:r>
            </w:del>
          </w:p>
        </w:tc>
        <w:tc>
          <w:tcPr>
            <w:tcW w:w="1356" w:type="dxa"/>
            <w:gridSpan w:val="2"/>
            <w:tcBorders>
              <w:top w:val="single" w:color="auto" w:sz="8" w:space="0"/>
              <w:left w:val="nil"/>
              <w:bottom w:val="nil"/>
              <w:right w:val="nil"/>
            </w:tcBorders>
            <w:vAlign w:val="center"/>
          </w:tcPr>
          <w:p w14:paraId="1CE3AEE9">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693" w:author="Camille" w:date="2026-09-05T22:24:10Z"/>
                <w:rFonts w:hint="default" w:ascii="宋体" w:hAnsi="宋体" w:eastAsia="宋体" w:cs="宋体"/>
                <w:b w:val="0"/>
                <w:bCs w:val="0"/>
                <w:color w:val="auto"/>
                <w:sz w:val="21"/>
                <w:szCs w:val="21"/>
                <w:vertAlign w:val="baseline"/>
                <w:lang w:val="en-US" w:eastAsia="zh-CN"/>
              </w:rPr>
            </w:pPr>
            <w:del w:id="694" w:author="Camille" w:date="2026-09-05T22:24:10Z">
              <w:r>
                <w:rPr>
                  <w:rFonts w:hint="eastAsia" w:ascii="宋体" w:hAnsi="宋体" w:eastAsia="宋体" w:cs="宋体"/>
                  <w:b w:val="0"/>
                  <w:bCs w:val="0"/>
                  <w:color w:val="auto"/>
                  <w:sz w:val="21"/>
                  <w:szCs w:val="21"/>
                  <w:vertAlign w:val="baseline"/>
                  <w:lang w:val="en-US" w:eastAsia="zh-CN"/>
                </w:rPr>
                <w:delText>数据导入</w:delText>
              </w:r>
            </w:del>
          </w:p>
        </w:tc>
        <w:tc>
          <w:tcPr>
            <w:tcW w:w="1779" w:type="dxa"/>
            <w:tcBorders>
              <w:top w:val="single" w:color="auto" w:sz="8" w:space="0"/>
              <w:left w:val="nil"/>
              <w:bottom w:val="nil"/>
              <w:right w:val="nil"/>
            </w:tcBorders>
            <w:vAlign w:val="center"/>
          </w:tcPr>
          <w:p w14:paraId="29D29D6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695" w:author="Camille" w:date="2026-09-05T22:24:10Z"/>
                <w:rFonts w:hint="default" w:ascii="宋体" w:hAnsi="宋体" w:eastAsia="宋体" w:cs="宋体"/>
                <w:b w:val="0"/>
                <w:bCs w:val="0"/>
                <w:color w:val="auto"/>
                <w:sz w:val="21"/>
                <w:szCs w:val="21"/>
                <w:vertAlign w:val="baseline"/>
                <w:lang w:val="en-US" w:eastAsia="zh-CN"/>
              </w:rPr>
            </w:pPr>
            <w:del w:id="696" w:author="Camille" w:date="2026-09-05T22:24:10Z">
              <w:r>
                <w:rPr>
                  <w:rFonts w:hint="eastAsia" w:ascii="宋体" w:hAnsi="宋体" w:eastAsia="宋体" w:cs="宋体"/>
                  <w:b w:val="0"/>
                  <w:bCs w:val="0"/>
                  <w:color w:val="auto"/>
                  <w:sz w:val="21"/>
                  <w:szCs w:val="21"/>
                  <w:vertAlign w:val="baseline"/>
                  <w:lang w:val="en-US" w:eastAsia="zh-CN"/>
                </w:rPr>
                <w:delText>OCR图片转表</w:delText>
              </w:r>
            </w:del>
          </w:p>
        </w:tc>
        <w:tc>
          <w:tcPr>
            <w:tcW w:w="2266" w:type="dxa"/>
            <w:tcBorders>
              <w:top w:val="single" w:color="auto" w:sz="8" w:space="0"/>
              <w:left w:val="nil"/>
              <w:bottom w:val="nil"/>
              <w:right w:val="nil"/>
            </w:tcBorders>
            <w:vAlign w:val="center"/>
          </w:tcPr>
          <w:p w14:paraId="57FBA27B">
            <w:pPr>
              <w:jc w:val="center"/>
              <w:rPr>
                <w:del w:id="698" w:author="Camille" w:date="2026-09-05T22:24:10Z"/>
                <w:rFonts w:hint="eastAsia" w:ascii="宋体" w:hAnsi="宋体" w:eastAsia="宋体" w:cs="宋体"/>
                <w:b w:val="0"/>
                <w:bCs w:val="0"/>
                <w:color w:val="auto"/>
                <w:sz w:val="21"/>
                <w:szCs w:val="21"/>
                <w:vertAlign w:val="baseline"/>
              </w:rPr>
              <w:pPrChange w:id="697" w:author="Camille" w:date="2026-09-05T21:50:52Z">
                <w:pPr/>
              </w:pPrChange>
            </w:pPr>
            <w:del w:id="699" w:author="Camille" w:date="2026-09-05T22:24:10Z">
              <w:r>
                <w:rPr>
                  <w:rFonts w:hint="eastAsia" w:ascii="宋体" w:hAnsi="宋体" w:eastAsia="宋体" w:cs="宋体"/>
                  <w:b w:val="0"/>
                  <w:bCs w:val="0"/>
                  <w:color w:val="auto"/>
                  <w:sz w:val="21"/>
                  <w:szCs w:val="21"/>
                  <w:vertAlign w:val="baseline"/>
                </w:rPr>
                <w:delText>基于深度学习框架的AI识别：自动识别表格结构与字段内容</w:delText>
              </w:r>
            </w:del>
          </w:p>
        </w:tc>
        <w:tc>
          <w:tcPr>
            <w:tcW w:w="2263" w:type="dxa"/>
            <w:tcBorders>
              <w:top w:val="single" w:color="auto" w:sz="8" w:space="0"/>
              <w:left w:val="nil"/>
              <w:bottom w:val="nil"/>
              <w:right w:val="nil"/>
            </w:tcBorders>
            <w:vAlign w:val="center"/>
          </w:tcPr>
          <w:p w14:paraId="589A6E1A">
            <w:pPr>
              <w:jc w:val="center"/>
              <w:rPr>
                <w:del w:id="700" w:author="Camille" w:date="2026-09-05T22:24:10Z"/>
                <w:rFonts w:hint="eastAsia" w:ascii="宋体" w:hAnsi="宋体" w:eastAsia="宋体" w:cs="宋体"/>
                <w:b w:val="0"/>
                <w:bCs w:val="0"/>
                <w:color w:val="auto"/>
                <w:sz w:val="21"/>
                <w:szCs w:val="21"/>
                <w:vertAlign w:val="baseline"/>
              </w:rPr>
            </w:pPr>
            <w:del w:id="701" w:author="Camille" w:date="2026-09-05T22:24:10Z">
              <w:r>
                <w:rPr>
                  <w:rFonts w:hint="eastAsia" w:ascii="宋体" w:hAnsi="宋体" w:eastAsia="宋体" w:cs="宋体"/>
                  <w:b w:val="0"/>
                  <w:bCs w:val="0"/>
                  <w:color w:val="auto"/>
                  <w:sz w:val="21"/>
                  <w:szCs w:val="21"/>
                  <w:vertAlign w:val="baseline"/>
                </w:rPr>
                <w:delText>工作人员拍照上传纸质表格后，系统自动识别还原为可编辑的电子表格</w:delText>
              </w:r>
            </w:del>
          </w:p>
        </w:tc>
      </w:tr>
      <w:tr w14:paraId="0B4E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702" w:author="Camille" w:date="2026-09-05T22:24:10Z"/>
        </w:trPr>
        <w:tc>
          <w:tcPr>
            <w:tcW w:w="855" w:type="dxa"/>
            <w:gridSpan w:val="2"/>
            <w:tcBorders>
              <w:top w:val="nil"/>
              <w:left w:val="nil"/>
              <w:bottom w:val="nil"/>
              <w:right w:val="nil"/>
            </w:tcBorders>
            <w:vAlign w:val="center"/>
          </w:tcPr>
          <w:p w14:paraId="3948BF5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703" w:author="Camille" w:date="2026-09-05T22:24:10Z"/>
                <w:rFonts w:hint="default" w:ascii="宋体" w:hAnsi="宋体" w:eastAsia="宋体" w:cs="宋体"/>
                <w:b/>
                <w:bCs/>
                <w:color w:val="auto"/>
                <w:sz w:val="21"/>
                <w:szCs w:val="21"/>
                <w:vertAlign w:val="baseline"/>
                <w:lang w:val="en-US" w:eastAsia="zh-CN"/>
              </w:rPr>
            </w:pPr>
            <w:del w:id="704" w:author="Camille" w:date="2026-09-05T22:24:10Z">
              <w:r>
                <w:rPr>
                  <w:rFonts w:hint="eastAsia" w:ascii="宋体" w:hAnsi="宋体" w:eastAsia="宋体" w:cs="宋体"/>
                  <w:b/>
                  <w:bCs/>
                  <w:color w:val="auto"/>
                  <w:sz w:val="21"/>
                  <w:szCs w:val="21"/>
                  <w:vertAlign w:val="baseline"/>
                  <w:lang w:val="en-US" w:eastAsia="zh-CN"/>
                </w:rPr>
                <w:delText>2</w:delText>
              </w:r>
            </w:del>
          </w:p>
        </w:tc>
        <w:tc>
          <w:tcPr>
            <w:tcW w:w="1356" w:type="dxa"/>
            <w:gridSpan w:val="2"/>
            <w:tcBorders>
              <w:top w:val="nil"/>
              <w:left w:val="nil"/>
              <w:bottom w:val="nil"/>
              <w:right w:val="nil"/>
            </w:tcBorders>
            <w:vAlign w:val="center"/>
          </w:tcPr>
          <w:p w14:paraId="4D33F4F2">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705" w:author="Camille" w:date="2026-09-05T22:24:10Z"/>
                <w:rFonts w:hint="eastAsia" w:ascii="宋体" w:hAnsi="宋体" w:eastAsia="宋体" w:cs="宋体"/>
                <w:b w:val="0"/>
                <w:bCs w:val="0"/>
                <w:color w:val="auto"/>
                <w:sz w:val="21"/>
                <w:szCs w:val="21"/>
                <w:vertAlign w:val="baseline"/>
                <w:lang w:val="en-US" w:eastAsia="zh-CN"/>
              </w:rPr>
            </w:pPr>
            <w:del w:id="706" w:author="Camille" w:date="2026-09-05T22:24:10Z">
              <w:r>
                <w:rPr>
                  <w:rFonts w:hint="eastAsia" w:ascii="宋体" w:hAnsi="宋体" w:eastAsia="宋体" w:cs="宋体"/>
                  <w:b w:val="0"/>
                  <w:bCs w:val="0"/>
                  <w:color w:val="auto"/>
                  <w:sz w:val="21"/>
                  <w:szCs w:val="21"/>
                  <w:vertAlign w:val="baseline"/>
                  <w:lang w:val="en-US" w:eastAsia="zh-CN"/>
                </w:rPr>
                <w:delText>数据补全</w:delText>
              </w:r>
            </w:del>
          </w:p>
        </w:tc>
        <w:tc>
          <w:tcPr>
            <w:tcW w:w="1779" w:type="dxa"/>
            <w:tcBorders>
              <w:top w:val="nil"/>
              <w:left w:val="nil"/>
              <w:bottom w:val="nil"/>
              <w:right w:val="nil"/>
            </w:tcBorders>
            <w:vAlign w:val="center"/>
          </w:tcPr>
          <w:p w14:paraId="431C529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707" w:author="Camille" w:date="2026-09-05T22:24:10Z"/>
                <w:rFonts w:hint="default" w:ascii="宋体" w:hAnsi="宋体" w:eastAsia="宋体" w:cs="宋体"/>
                <w:b w:val="0"/>
                <w:bCs w:val="0"/>
                <w:color w:val="auto"/>
                <w:sz w:val="21"/>
                <w:szCs w:val="21"/>
                <w:vertAlign w:val="baseline"/>
                <w:lang w:val="en-US" w:eastAsia="zh-CN"/>
              </w:rPr>
            </w:pPr>
            <w:del w:id="708" w:author="Camille" w:date="2026-09-05T22:24:10Z">
              <w:r>
                <w:rPr>
                  <w:rFonts w:hint="eastAsia" w:ascii="宋体" w:hAnsi="宋体" w:eastAsia="宋体" w:cs="宋体"/>
                  <w:b w:val="0"/>
                  <w:bCs w:val="0"/>
                  <w:color w:val="auto"/>
                  <w:sz w:val="21"/>
                  <w:szCs w:val="21"/>
                  <w:vertAlign w:val="baseline"/>
                  <w:lang w:val="en-US" w:eastAsia="zh-CN"/>
                </w:rPr>
                <w:delText>工商信息AI采集补全</w:delText>
              </w:r>
            </w:del>
          </w:p>
        </w:tc>
        <w:tc>
          <w:tcPr>
            <w:tcW w:w="2266" w:type="dxa"/>
            <w:tcBorders>
              <w:top w:val="nil"/>
              <w:left w:val="nil"/>
              <w:bottom w:val="nil"/>
              <w:right w:val="nil"/>
            </w:tcBorders>
            <w:vAlign w:val="center"/>
          </w:tcPr>
          <w:p w14:paraId="0BBBB9D8">
            <w:pPr>
              <w:jc w:val="center"/>
              <w:rPr>
                <w:del w:id="710" w:author="Camille" w:date="2026-09-05T22:24:10Z"/>
                <w:rFonts w:hint="eastAsia" w:ascii="宋体" w:hAnsi="宋体" w:eastAsia="宋体" w:cs="宋体"/>
                <w:b w:val="0"/>
                <w:bCs w:val="0"/>
                <w:color w:val="auto"/>
                <w:sz w:val="21"/>
                <w:szCs w:val="21"/>
                <w:vertAlign w:val="baseline"/>
              </w:rPr>
              <w:pPrChange w:id="709" w:author="Camille" w:date="2026-09-05T21:50:55Z">
                <w:pPr/>
              </w:pPrChange>
            </w:pPr>
            <w:del w:id="711" w:author="Camille" w:date="2026-09-05T22:24:10Z">
              <w:r>
                <w:rPr>
                  <w:rFonts w:hint="eastAsia" w:ascii="宋体" w:hAnsi="宋体" w:eastAsia="宋体" w:cs="宋体"/>
                  <w:b w:val="0"/>
                  <w:bCs w:val="0"/>
                  <w:color w:val="auto"/>
                  <w:sz w:val="21"/>
                  <w:szCs w:val="21"/>
                  <w:vertAlign w:val="baseline"/>
                </w:rPr>
                <w:delText>基于AI的自动采集与信息抽取：从天眼查、信用网等多个外部渠道自动获取工商信息并结构化填充</w:delText>
              </w:r>
            </w:del>
          </w:p>
        </w:tc>
        <w:tc>
          <w:tcPr>
            <w:tcW w:w="2263" w:type="dxa"/>
            <w:tcBorders>
              <w:top w:val="nil"/>
              <w:left w:val="nil"/>
              <w:bottom w:val="nil"/>
              <w:right w:val="nil"/>
            </w:tcBorders>
            <w:vAlign w:val="center"/>
          </w:tcPr>
          <w:p w14:paraId="78C864AA">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712" w:author="Camille" w:date="2026-09-05T22:24:10Z"/>
                <w:rFonts w:hint="eastAsia" w:ascii="宋体" w:hAnsi="宋体" w:eastAsia="宋体" w:cs="宋体"/>
                <w:b w:val="0"/>
                <w:bCs w:val="0"/>
                <w:color w:val="auto"/>
                <w:sz w:val="21"/>
                <w:szCs w:val="21"/>
                <w:vertAlign w:val="baseline"/>
              </w:rPr>
            </w:pPr>
            <w:del w:id="713" w:author="Camille" w:date="2026-09-05T22:24:10Z">
              <w:r>
                <w:rPr>
                  <w:rFonts w:hint="eastAsia" w:ascii="宋体" w:hAnsi="宋体" w:eastAsia="宋体" w:cs="宋体"/>
                  <w:b w:val="0"/>
                  <w:bCs w:val="0"/>
                  <w:color w:val="auto"/>
                  <w:sz w:val="21"/>
                  <w:szCs w:val="21"/>
                  <w:vertAlign w:val="baseline"/>
                </w:rPr>
                <w:delText>自动补全公司、个体、社会组织的工商登记信息</w:delText>
              </w:r>
            </w:del>
          </w:p>
        </w:tc>
      </w:tr>
      <w:tr w14:paraId="1AFE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714" w:author="Camille" w:date="2026-09-05T22:24:10Z"/>
        </w:trPr>
        <w:tc>
          <w:tcPr>
            <w:tcW w:w="855" w:type="dxa"/>
            <w:gridSpan w:val="2"/>
            <w:tcBorders>
              <w:top w:val="nil"/>
              <w:left w:val="nil"/>
              <w:bottom w:val="single" w:color="auto" w:sz="8" w:space="0"/>
              <w:right w:val="nil"/>
            </w:tcBorders>
            <w:vAlign w:val="center"/>
          </w:tcPr>
          <w:p w14:paraId="2486588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715" w:author="Camille" w:date="2026-09-05T22:24:10Z"/>
                <w:rFonts w:hint="default" w:ascii="宋体" w:hAnsi="宋体" w:eastAsia="宋体" w:cs="宋体"/>
                <w:b/>
                <w:bCs/>
                <w:color w:val="auto"/>
                <w:sz w:val="21"/>
                <w:szCs w:val="21"/>
                <w:vertAlign w:val="baseline"/>
                <w:lang w:val="en-US" w:eastAsia="zh-CN"/>
              </w:rPr>
            </w:pPr>
            <w:del w:id="716" w:author="Camille" w:date="2026-09-05T22:24:10Z">
              <w:r>
                <w:rPr>
                  <w:rFonts w:hint="eastAsia" w:ascii="宋体" w:hAnsi="宋体" w:eastAsia="宋体" w:cs="宋体"/>
                  <w:b/>
                  <w:bCs/>
                  <w:color w:val="auto"/>
                  <w:sz w:val="21"/>
                  <w:szCs w:val="21"/>
                  <w:vertAlign w:val="baseline"/>
                  <w:lang w:val="en-US" w:eastAsia="zh-CN"/>
                </w:rPr>
                <w:delText>3</w:delText>
              </w:r>
            </w:del>
          </w:p>
        </w:tc>
        <w:tc>
          <w:tcPr>
            <w:tcW w:w="1356" w:type="dxa"/>
            <w:gridSpan w:val="2"/>
            <w:tcBorders>
              <w:top w:val="nil"/>
              <w:left w:val="nil"/>
              <w:bottom w:val="single" w:color="auto" w:sz="8" w:space="0"/>
              <w:right w:val="nil"/>
            </w:tcBorders>
            <w:vAlign w:val="center"/>
          </w:tcPr>
          <w:p w14:paraId="6E9C44A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717" w:author="Camille" w:date="2026-09-05T22:24:10Z"/>
                <w:rFonts w:hint="eastAsia" w:ascii="宋体" w:hAnsi="宋体" w:eastAsia="宋体" w:cs="宋体"/>
                <w:b w:val="0"/>
                <w:bCs w:val="0"/>
                <w:color w:val="auto"/>
                <w:sz w:val="21"/>
                <w:szCs w:val="21"/>
                <w:vertAlign w:val="baseline"/>
                <w:lang w:val="en-US" w:eastAsia="zh-CN"/>
              </w:rPr>
            </w:pPr>
            <w:del w:id="718" w:author="Camille" w:date="2026-09-05T22:24:10Z">
              <w:r>
                <w:rPr>
                  <w:rFonts w:hint="eastAsia" w:ascii="宋体" w:hAnsi="宋体" w:eastAsia="宋体" w:cs="宋体"/>
                  <w:b w:val="0"/>
                  <w:bCs w:val="0"/>
                  <w:color w:val="auto"/>
                  <w:sz w:val="21"/>
                  <w:szCs w:val="21"/>
                  <w:vertAlign w:val="baseline"/>
                  <w:lang w:val="en-US" w:eastAsia="zh-CN"/>
                </w:rPr>
                <w:delText>效率工具</w:delText>
              </w:r>
            </w:del>
          </w:p>
        </w:tc>
        <w:tc>
          <w:tcPr>
            <w:tcW w:w="1779" w:type="dxa"/>
            <w:tcBorders>
              <w:top w:val="nil"/>
              <w:left w:val="nil"/>
              <w:bottom w:val="single" w:color="auto" w:sz="8" w:space="0"/>
              <w:right w:val="nil"/>
            </w:tcBorders>
            <w:vAlign w:val="center"/>
          </w:tcPr>
          <w:p w14:paraId="4674929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719" w:author="Camille" w:date="2026-09-05T22:24:10Z"/>
                <w:rFonts w:hint="default" w:ascii="宋体" w:hAnsi="宋体" w:eastAsia="宋体" w:cs="宋体"/>
                <w:b w:val="0"/>
                <w:bCs w:val="0"/>
                <w:color w:val="auto"/>
                <w:sz w:val="21"/>
                <w:szCs w:val="21"/>
                <w:vertAlign w:val="baseline"/>
                <w:lang w:val="en-US" w:eastAsia="zh-CN"/>
              </w:rPr>
            </w:pPr>
            <w:del w:id="720" w:author="Camille" w:date="2026-09-05T22:24:10Z">
              <w:r>
                <w:rPr>
                  <w:rFonts w:hint="eastAsia" w:ascii="宋体" w:hAnsi="宋体" w:eastAsia="宋体" w:cs="宋体"/>
                  <w:b w:val="0"/>
                  <w:bCs w:val="0"/>
                  <w:color w:val="auto"/>
                  <w:sz w:val="21"/>
                  <w:szCs w:val="21"/>
                  <w:vertAlign w:val="baseline"/>
                  <w:lang w:val="en-US" w:eastAsia="zh-CN"/>
                </w:rPr>
                <w:delText>AI表妹/AI文案</w:delText>
              </w:r>
            </w:del>
          </w:p>
        </w:tc>
        <w:tc>
          <w:tcPr>
            <w:tcW w:w="2266" w:type="dxa"/>
            <w:tcBorders>
              <w:top w:val="nil"/>
              <w:left w:val="nil"/>
              <w:bottom w:val="single" w:color="auto" w:sz="8" w:space="0"/>
              <w:right w:val="nil"/>
            </w:tcBorders>
            <w:vAlign w:val="center"/>
          </w:tcPr>
          <w:p w14:paraId="70AEED11">
            <w:pPr>
              <w:jc w:val="center"/>
              <w:rPr>
                <w:del w:id="722" w:author="Camille" w:date="2026-09-05T22:24:10Z"/>
                <w:rFonts w:hint="eastAsia" w:ascii="宋体" w:hAnsi="宋体" w:eastAsia="宋体" w:cs="宋体"/>
                <w:b w:val="0"/>
                <w:bCs w:val="0"/>
                <w:color w:val="auto"/>
                <w:sz w:val="21"/>
                <w:szCs w:val="21"/>
                <w:vertAlign w:val="baseline"/>
              </w:rPr>
              <w:pPrChange w:id="721" w:author="Camille" w:date="2026-09-05T21:50:59Z">
                <w:pPr/>
              </w:pPrChange>
            </w:pPr>
            <w:del w:id="723" w:author="Camille" w:date="2026-09-05T22:24:10Z">
              <w:r>
                <w:rPr>
                  <w:rFonts w:hint="eastAsia" w:ascii="宋体" w:hAnsi="宋体" w:eastAsia="宋体" w:cs="宋体"/>
                  <w:b w:val="0"/>
                  <w:bCs w:val="0"/>
                  <w:color w:val="auto"/>
                  <w:sz w:val="21"/>
                  <w:szCs w:val="21"/>
                  <w:vertAlign w:val="baseline"/>
                </w:rPr>
                <w:delText>基于大语言模型的文本生成与处理工具</w:delText>
              </w:r>
            </w:del>
          </w:p>
        </w:tc>
        <w:tc>
          <w:tcPr>
            <w:tcW w:w="2263" w:type="dxa"/>
            <w:tcBorders>
              <w:top w:val="nil"/>
              <w:left w:val="nil"/>
              <w:bottom w:val="single" w:color="auto" w:sz="8" w:space="0"/>
              <w:right w:val="nil"/>
            </w:tcBorders>
            <w:vAlign w:val="center"/>
          </w:tcPr>
          <w:p w14:paraId="1F0C483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del w:id="724" w:author="Camille" w:date="2026-09-05T22:24:10Z"/>
                <w:rFonts w:hint="eastAsia" w:ascii="宋体" w:hAnsi="宋体" w:eastAsia="宋体" w:cs="宋体"/>
                <w:b w:val="0"/>
                <w:bCs w:val="0"/>
                <w:color w:val="auto"/>
                <w:sz w:val="21"/>
                <w:szCs w:val="21"/>
                <w:vertAlign w:val="baseline"/>
              </w:rPr>
            </w:pPr>
            <w:del w:id="725" w:author="Camille" w:date="2026-09-05T22:24:10Z">
              <w:r>
                <w:rPr>
                  <w:rFonts w:hint="eastAsia" w:ascii="宋体" w:hAnsi="宋体" w:eastAsia="宋体" w:cs="宋体"/>
                  <w:b w:val="0"/>
                  <w:bCs w:val="0"/>
                  <w:color w:val="auto"/>
                  <w:sz w:val="21"/>
                  <w:szCs w:val="21"/>
                  <w:vertAlign w:val="baseline"/>
                </w:rPr>
                <w:delText>辅助工作人员撰写通知、整理表头、处理文本类事务性工作</w:delText>
              </w:r>
            </w:del>
          </w:p>
        </w:tc>
      </w:tr>
    </w:tbl>
    <w:p w14:paraId="4FCCBA0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王磊也凑过来看。他在搜索框敲下“残疾人”和“就业”两个词，系统从2476条记录里筛出230名处于就业年龄段、有就业意愿的帮扶对象，同时自动匹配了辖区内31家有招聘需求的企业。屏幕上生成了一张帮扶名单，列着每个人的技能状况和企业用工需求的匹配度。</w:t>
      </w:r>
    </w:p>
    <w:p w14:paraId="296B2F3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“你看这个，”李文山指着屏幕上的关系图谱，“点开任意一个残疾人，他住在哪栋楼、谁是他的家庭成员、哪个网格员负责走访，全部看得见。”</w:t>
      </w:r>
    </w:p>
    <w:p w14:paraId="7D9DEF2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b w:val="0"/>
          <w:bCs w:val="0"/>
          <w:color w:val="auto"/>
          <w:sz w:val="21"/>
          <w:szCs w:val="21"/>
        </w:rPr>
        <w:t>王磊点了几个试试。每点开一个人名，屏幕就展开一张网状图——中间是本人，周围连着他的房屋信息、家庭成员、所属网格。数据</w:t>
      </w:r>
      <w:r>
        <w:rPr>
          <w:rFonts w:hint="eastAsia" w:ascii="宋体" w:hAnsi="宋体" w:eastAsia="宋体" w:cs="宋体"/>
          <w:b w:val="0"/>
          <w:bCs w:val="0"/>
          <w:color w:val="auto"/>
          <w:sz w:val="21"/>
          <w:szCs w:val="21"/>
          <w:lang w:val="en-US" w:eastAsia="zh-CN"/>
        </w:rPr>
        <w:t>形成了</w:t>
      </w:r>
      <w:r>
        <w:rPr>
          <w:rFonts w:hint="eastAsia" w:ascii="宋体" w:hAnsi="宋体" w:eastAsia="宋体" w:cs="宋体"/>
          <w:b w:val="0"/>
          <w:bCs w:val="0"/>
          <w:color w:val="auto"/>
          <w:sz w:val="21"/>
          <w:szCs w:val="21"/>
        </w:rPr>
        <w:t>一张彼此关联的网络。</w:t>
      </w:r>
      <w:r>
        <w:rPr>
          <w:rFonts w:hint="eastAsia" w:ascii="宋体" w:hAnsi="宋体" w:eastAsia="宋体" w:cs="宋体"/>
          <w:b w:val="0"/>
          <w:bCs w:val="0"/>
          <w:color w:val="auto"/>
          <w:sz w:val="21"/>
          <w:szCs w:val="21"/>
          <w:lang w:eastAsia="zh-CN"/>
        </w:rPr>
        <w:t>“</w:t>
      </w:r>
      <w:r>
        <w:rPr>
          <w:rFonts w:hint="eastAsia" w:ascii="宋体" w:hAnsi="宋体" w:eastAsia="宋体" w:cs="宋体"/>
          <w:color w:val="auto"/>
          <w:sz w:val="21"/>
          <w:szCs w:val="21"/>
        </w:rPr>
        <w:t>过去</w:t>
      </w:r>
      <w:r>
        <w:rPr>
          <w:rFonts w:hint="eastAsia" w:ascii="宋体" w:hAnsi="宋体" w:eastAsia="宋体" w:cs="宋体"/>
          <w:color w:val="auto"/>
          <w:sz w:val="21"/>
          <w:szCs w:val="21"/>
          <w:lang w:val="en-US" w:eastAsia="zh-CN"/>
        </w:rPr>
        <w:t>这些</w:t>
      </w:r>
      <w:r>
        <w:rPr>
          <w:rFonts w:hint="eastAsia" w:ascii="宋体" w:hAnsi="宋体" w:eastAsia="宋体" w:cs="宋体"/>
          <w:color w:val="auto"/>
          <w:sz w:val="21"/>
          <w:szCs w:val="21"/>
        </w:rPr>
        <w:t>台账</w:t>
      </w:r>
      <w:r>
        <w:rPr>
          <w:rFonts w:hint="eastAsia" w:ascii="宋体" w:hAnsi="宋体" w:eastAsia="宋体" w:cs="宋体"/>
          <w:color w:val="auto"/>
          <w:sz w:val="21"/>
          <w:szCs w:val="21"/>
          <w:lang w:val="en-US" w:eastAsia="zh-CN"/>
        </w:rPr>
        <w:t>我们要翻半个月呢，现在</w:t>
      </w:r>
      <w:r>
        <w:rPr>
          <w:rFonts w:hint="eastAsia" w:ascii="宋体" w:hAnsi="宋体" w:eastAsia="宋体" w:cs="宋体"/>
          <w:color w:val="auto"/>
          <w:sz w:val="21"/>
          <w:szCs w:val="21"/>
        </w:rPr>
        <w:t>几秒钟</w:t>
      </w:r>
      <w:r>
        <w:rPr>
          <w:rFonts w:hint="eastAsia" w:ascii="宋体" w:hAnsi="宋体" w:eastAsia="宋体" w:cs="宋体"/>
          <w:color w:val="auto"/>
          <w:sz w:val="21"/>
          <w:szCs w:val="21"/>
          <w:lang w:val="en-US" w:eastAsia="zh-CN"/>
        </w:rPr>
        <w:t>居然</w:t>
      </w:r>
      <w:r>
        <w:rPr>
          <w:rFonts w:hint="eastAsia" w:ascii="宋体" w:hAnsi="宋体" w:eastAsia="宋体" w:cs="宋体"/>
          <w:color w:val="auto"/>
          <w:sz w:val="21"/>
          <w:szCs w:val="21"/>
        </w:rPr>
        <w:t>就铺成图</w:t>
      </w:r>
      <w:r>
        <w:rPr>
          <w:rFonts w:hint="eastAsia" w:ascii="宋体" w:hAnsi="宋体" w:eastAsia="宋体" w:cs="宋体"/>
          <w:color w:val="auto"/>
          <w:sz w:val="21"/>
          <w:szCs w:val="21"/>
          <w:lang w:val="en-US" w:eastAsia="zh-CN"/>
        </w:rPr>
        <w:t>了！</w:t>
      </w:r>
      <w:r>
        <w:rPr>
          <w:rFonts w:hint="eastAsia" w:ascii="宋体" w:hAnsi="宋体" w:eastAsia="宋体" w:cs="宋体"/>
          <w:color w:val="auto"/>
          <w:sz w:val="21"/>
          <w:szCs w:val="21"/>
        </w:rPr>
        <w:t>光是残疾人走访这一项，</w:t>
      </w:r>
      <w:r>
        <w:rPr>
          <w:rFonts w:hint="eastAsia" w:ascii="宋体" w:hAnsi="宋体" w:eastAsia="宋体" w:cs="宋体"/>
          <w:color w:val="auto"/>
          <w:sz w:val="21"/>
          <w:szCs w:val="21"/>
          <w:lang w:val="en-US" w:eastAsia="zh-CN"/>
        </w:rPr>
        <w:t>我们的</w:t>
      </w:r>
      <w:r>
        <w:rPr>
          <w:rFonts w:hint="eastAsia" w:ascii="宋体" w:hAnsi="宋体" w:eastAsia="宋体" w:cs="宋体"/>
          <w:color w:val="auto"/>
          <w:sz w:val="21"/>
          <w:szCs w:val="21"/>
        </w:rPr>
        <w:t>工作量就减少了</w:t>
      </w:r>
      <w:r>
        <w:rPr>
          <w:rFonts w:hint="eastAsia" w:ascii="宋体" w:hAnsi="宋体" w:eastAsia="宋体" w:cs="宋体"/>
          <w:color w:val="auto"/>
          <w:sz w:val="21"/>
          <w:szCs w:val="21"/>
          <w:lang w:val="en-US" w:eastAsia="zh-CN"/>
        </w:rPr>
        <w:t>这么多</w:t>
      </w: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之前还要</w:t>
      </w:r>
      <w:r>
        <w:rPr>
          <w:rFonts w:hint="eastAsia" w:ascii="宋体" w:hAnsi="宋体" w:eastAsia="宋体" w:cs="宋体"/>
          <w:color w:val="auto"/>
          <w:sz w:val="21"/>
          <w:szCs w:val="21"/>
        </w:rPr>
        <w:t>打企业的电话</w:t>
      </w:r>
      <w:r>
        <w:rPr>
          <w:rFonts w:hint="eastAsia" w:ascii="宋体" w:hAnsi="宋体" w:eastAsia="宋体" w:cs="宋体"/>
          <w:color w:val="auto"/>
          <w:sz w:val="21"/>
          <w:szCs w:val="21"/>
          <w:lang w:val="en-US" w:eastAsia="zh-CN"/>
        </w:rPr>
        <w:t>碰运气</w:t>
      </w: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现在这些</w:t>
      </w:r>
      <w:r>
        <w:rPr>
          <w:rFonts w:hint="eastAsia" w:ascii="宋体" w:hAnsi="宋体" w:eastAsia="宋体" w:cs="宋体"/>
          <w:color w:val="auto"/>
          <w:sz w:val="21"/>
          <w:szCs w:val="21"/>
        </w:rPr>
        <w:t>沟通</w:t>
      </w:r>
      <w:r>
        <w:rPr>
          <w:rFonts w:hint="eastAsia" w:ascii="宋体" w:hAnsi="宋体" w:eastAsia="宋体" w:cs="宋体"/>
          <w:color w:val="auto"/>
          <w:sz w:val="21"/>
          <w:szCs w:val="21"/>
          <w:lang w:val="en-US" w:eastAsia="zh-CN"/>
        </w:rPr>
        <w:t>也不需要啦</w:t>
      </w:r>
      <w:r>
        <w:rPr>
          <w:rStyle w:val="12"/>
          <w:rFonts w:hint="eastAsia" w:ascii="宋体" w:hAnsi="宋体" w:eastAsia="宋体" w:cs="宋体"/>
          <w:color w:val="auto"/>
          <w:sz w:val="21"/>
          <w:szCs w:val="21"/>
        </w:rPr>
        <w:footnoteReference w:id="15"/>
      </w:r>
      <w:r>
        <w:rPr>
          <w:rFonts w:hint="eastAsia" w:ascii="宋体" w:hAnsi="宋体" w:eastAsia="宋体" w:cs="宋体"/>
          <w:color w:val="auto"/>
          <w:sz w:val="21"/>
          <w:szCs w:val="21"/>
        </w:rPr>
        <w:t>。</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他兴奋道。</w:t>
      </w:r>
    </w:p>
    <w:p w14:paraId="12BEEC7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rPr>
      </w:pPr>
      <w:r>
        <w:rPr>
          <w:rFonts w:hint="eastAsia" w:ascii="宋体" w:hAnsi="宋体" w:eastAsia="宋体" w:cs="宋体"/>
          <w:color w:val="auto"/>
          <w:sz w:val="21"/>
          <w:szCs w:val="21"/>
          <w:lang w:val="en-US" w:eastAsia="zh-CN"/>
        </w:rPr>
        <w:t>李文山也欣慰地笑了：“</w:t>
      </w:r>
      <w:r>
        <w:rPr>
          <w:rFonts w:hint="default" w:ascii="宋体" w:hAnsi="宋体" w:eastAsia="宋体" w:cs="宋体"/>
          <w:color w:val="auto"/>
          <w:sz w:val="21"/>
          <w:szCs w:val="21"/>
          <w:lang w:val="en-US" w:eastAsia="zh-CN"/>
        </w:rPr>
        <w:t>八年了，</w:t>
      </w:r>
      <w:r>
        <w:rPr>
          <w:rFonts w:hint="eastAsia" w:ascii="宋体" w:hAnsi="宋体" w:eastAsia="宋体" w:cs="宋体"/>
          <w:color w:val="auto"/>
          <w:sz w:val="21"/>
          <w:szCs w:val="21"/>
          <w:lang w:val="en-US" w:eastAsia="zh-CN"/>
        </w:rPr>
        <w:t>咱们的数据</w:t>
      </w:r>
      <w:r>
        <w:rPr>
          <w:rFonts w:hint="default" w:ascii="宋体" w:hAnsi="宋体" w:eastAsia="宋体" w:cs="宋体"/>
          <w:color w:val="auto"/>
          <w:sz w:val="21"/>
          <w:szCs w:val="21"/>
          <w:lang w:val="en-US" w:eastAsia="zh-CN"/>
        </w:rPr>
        <w:t>终于不再是一本糊涂账</w:t>
      </w:r>
      <w:r>
        <w:rPr>
          <w:rFonts w:hint="eastAsia" w:ascii="宋体" w:hAnsi="宋体" w:eastAsia="宋体" w:cs="宋体"/>
          <w:color w:val="auto"/>
          <w:sz w:val="21"/>
          <w:szCs w:val="21"/>
          <w:lang w:val="en-US" w:eastAsia="zh-CN"/>
        </w:rPr>
        <w:t>了！</w:t>
      </w:r>
      <w:r>
        <w:rPr>
          <w:rFonts w:hint="default" w:ascii="宋体" w:hAnsi="宋体" w:eastAsia="宋体" w:cs="宋体"/>
          <w:color w:val="auto"/>
          <w:sz w:val="21"/>
          <w:szCs w:val="21"/>
          <w:lang w:val="en-US" w:eastAsia="zh-CN"/>
        </w:rPr>
        <w:t>数据长在了</w:t>
      </w:r>
      <w:r>
        <w:rPr>
          <w:rFonts w:hint="eastAsia" w:ascii="宋体" w:hAnsi="宋体" w:eastAsia="宋体" w:cs="宋体"/>
          <w:color w:val="auto"/>
          <w:sz w:val="21"/>
          <w:szCs w:val="21"/>
          <w:lang w:val="en-US" w:eastAsia="zh-CN"/>
        </w:rPr>
        <w:t>咱们这儿</w:t>
      </w:r>
      <w:r>
        <w:rPr>
          <w:rFonts w:hint="default"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也</w:t>
      </w:r>
      <w:r>
        <w:rPr>
          <w:rFonts w:hint="default" w:ascii="宋体" w:hAnsi="宋体" w:eastAsia="宋体" w:cs="宋体"/>
          <w:color w:val="auto"/>
          <w:sz w:val="21"/>
          <w:szCs w:val="21"/>
          <w:lang w:val="en-US" w:eastAsia="zh-CN"/>
        </w:rPr>
        <w:t>不</w:t>
      </w:r>
      <w:r>
        <w:rPr>
          <w:rFonts w:hint="eastAsia" w:ascii="宋体" w:hAnsi="宋体" w:eastAsia="宋体" w:cs="宋体"/>
          <w:color w:val="auto"/>
          <w:sz w:val="21"/>
          <w:szCs w:val="21"/>
          <w:lang w:val="en-US" w:eastAsia="zh-CN"/>
        </w:rPr>
        <w:t>用</w:t>
      </w:r>
      <w:r>
        <w:rPr>
          <w:rFonts w:hint="default" w:ascii="宋体" w:hAnsi="宋体" w:eastAsia="宋体" w:cs="宋体"/>
          <w:color w:val="auto"/>
          <w:sz w:val="21"/>
          <w:szCs w:val="21"/>
          <w:lang w:val="en-US" w:eastAsia="zh-CN"/>
        </w:rPr>
        <w:t>怕人走数据丢</w:t>
      </w:r>
      <w:r>
        <w:rPr>
          <w:rFonts w:hint="eastAsia" w:ascii="宋体" w:hAnsi="宋体" w:eastAsia="宋体" w:cs="宋体"/>
          <w:color w:val="auto"/>
          <w:sz w:val="21"/>
          <w:szCs w:val="21"/>
          <w:lang w:val="en-US" w:eastAsia="zh-CN"/>
        </w:rPr>
        <w:t>了</w:t>
      </w:r>
      <w:r>
        <w:rPr>
          <w:rFonts w:hint="default" w:ascii="宋体" w:hAnsi="宋体" w:eastAsia="宋体" w:cs="宋体"/>
          <w:color w:val="auto"/>
          <w:sz w:val="21"/>
          <w:szCs w:val="21"/>
          <w:lang w:val="en-US" w:eastAsia="zh-CN"/>
        </w:rPr>
        <w:t>。</w:t>
      </w:r>
      <w:r>
        <w:rPr>
          <w:rFonts w:hint="eastAsia" w:ascii="宋体" w:hAnsi="宋体" w:eastAsia="宋体" w:cs="宋体"/>
          <w:color w:val="auto"/>
          <w:sz w:val="21"/>
          <w:szCs w:val="21"/>
          <w:lang w:val="en-US" w:eastAsia="zh-CN"/>
        </w:rPr>
        <w:t>”</w:t>
      </w:r>
    </w:p>
    <w:p w14:paraId="3CB8AC4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del w:id="726" w:author="Camille" w:date="2026-09-05T19:53:29Z"/>
          <w:rFonts w:hint="eastAsia" w:ascii="宋体" w:hAnsi="宋体" w:eastAsia="宋体" w:cs="宋体"/>
          <w:b/>
          <w:bCs/>
          <w:sz w:val="24"/>
          <w:szCs w:val="32"/>
          <w:lang w:val="en-US" w:eastAsia="zh-CN"/>
        </w:rPr>
      </w:pPr>
      <w:del w:id="727" w:author="Camille" w:date="2026-09-05T19:53:29Z">
        <w:r>
          <w:rPr>
            <w:rFonts w:hint="eastAsia" w:ascii="宋体" w:hAnsi="宋体" w:eastAsia="宋体" w:cs="宋体"/>
          </w:rPr>
          <w:drawing>
            <wp:anchor distT="0" distB="0" distL="114300" distR="114300" simplePos="0" relativeHeight="251667456" behindDoc="0" locked="0" layoutInCell="1" allowOverlap="1">
              <wp:simplePos x="0" y="0"/>
              <wp:positionH relativeFrom="column">
                <wp:posOffset>-122555</wp:posOffset>
              </wp:positionH>
              <wp:positionV relativeFrom="paragraph">
                <wp:posOffset>120650</wp:posOffset>
              </wp:positionV>
              <wp:extent cx="5421630" cy="2759710"/>
              <wp:effectExtent l="0" t="0" r="1270" b="889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421630" cy="2759710"/>
                      </a:xfrm>
                      <a:prstGeom prst="rect">
                        <a:avLst/>
                      </a:prstGeom>
                      <a:noFill/>
                      <a:ln>
                        <a:noFill/>
                      </a:ln>
                    </pic:spPr>
                  </pic:pic>
                </a:graphicData>
              </a:graphic>
            </wp:anchor>
          </w:drawing>
        </w:r>
      </w:del>
      <w:del w:id="729" w:author="Camille" w:date="2026-09-05T19:53:29Z">
        <w:r>
          <w:rPr>
            <w:rFonts w:hint="eastAsia" w:ascii="宋体" w:hAnsi="宋体" w:eastAsia="宋体" w:cs="宋体"/>
            <w:b/>
            <w:bCs/>
            <w:sz w:val="21"/>
            <w:szCs w:val="24"/>
            <w:lang w:val="en-US" w:eastAsia="zh-CN"/>
          </w:rPr>
          <w:delText>图2 社区数智仓数据流转示意图</w:delText>
        </w:r>
      </w:del>
      <w:del w:id="730" w:author="Camille" w:date="2026-09-05T19:53:29Z">
        <w:r>
          <w:rPr>
            <w:rStyle w:val="12"/>
            <w:rFonts w:hint="eastAsia" w:ascii="宋体" w:hAnsi="宋体" w:eastAsia="宋体" w:cs="宋体"/>
            <w:b/>
            <w:bCs/>
            <w:sz w:val="21"/>
            <w:szCs w:val="24"/>
            <w:lang w:val="en-US" w:eastAsia="zh-CN"/>
          </w:rPr>
          <w:footnoteReference w:id="16"/>
        </w:r>
      </w:del>
    </w:p>
    <w:p w14:paraId="76AE826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rFonts w:hint="eastAsia" w:ascii="宋体" w:hAnsi="宋体" w:eastAsia="宋体" w:cs="宋体"/>
          <w:b/>
          <w:bCs/>
          <w:sz w:val="24"/>
          <w:szCs w:val="32"/>
          <w:lang w:val="en-US" w:eastAsia="zh-CN"/>
        </w:rPr>
      </w:pPr>
      <w:r>
        <w:rPr>
          <w:rFonts w:hint="eastAsia" w:ascii="宋体" w:hAnsi="宋体" w:eastAsia="宋体" w:cs="宋体"/>
          <w:b/>
          <w:bCs/>
          <w:sz w:val="18"/>
          <w:szCs w:val="21"/>
        </w:rPr>
        <w:drawing>
          <wp:anchor distT="0" distB="0" distL="114300" distR="114300" simplePos="0" relativeHeight="251665408" behindDoc="0" locked="0" layoutInCell="1" allowOverlap="1">
            <wp:simplePos x="0" y="0"/>
            <wp:positionH relativeFrom="column">
              <wp:posOffset>-73025</wp:posOffset>
            </wp:positionH>
            <wp:positionV relativeFrom="paragraph">
              <wp:posOffset>6985</wp:posOffset>
            </wp:positionV>
            <wp:extent cx="5372100" cy="2983865"/>
            <wp:effectExtent l="0" t="0" r="0" b="63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372100" cy="2983865"/>
                    </a:xfrm>
                    <a:prstGeom prst="rect">
                      <a:avLst/>
                    </a:prstGeom>
                    <a:noFill/>
                    <a:ln>
                      <a:noFill/>
                    </a:ln>
                  </pic:spPr>
                </pic:pic>
              </a:graphicData>
            </a:graphic>
          </wp:anchor>
        </w:drawing>
      </w:r>
      <w:r>
        <w:rPr>
          <w:rFonts w:hint="eastAsia" w:ascii="宋体" w:hAnsi="宋体" w:eastAsia="宋体" w:cs="宋体"/>
          <w:b/>
          <w:bCs/>
          <w:sz w:val="21"/>
          <w:szCs w:val="24"/>
          <w:lang w:val="en-US" w:eastAsia="zh-CN"/>
        </w:rPr>
        <w:t>图</w:t>
      </w:r>
      <w:ins w:id="731" w:author="Camille" w:date="2026-09-05T21:51:32Z">
        <w:r>
          <w:rPr>
            <w:rFonts w:hint="eastAsia" w:ascii="宋体" w:hAnsi="宋体" w:eastAsia="宋体" w:cs="宋体"/>
            <w:b/>
            <w:bCs/>
            <w:sz w:val="21"/>
            <w:szCs w:val="24"/>
            <w:lang w:val="en-US" w:eastAsia="zh-CN"/>
          </w:rPr>
          <w:t>1</w:t>
        </w:r>
      </w:ins>
      <w:del w:id="732" w:author="Camille" w:date="2026-09-05T19:53:38Z">
        <w:r>
          <w:rPr>
            <w:rFonts w:hint="eastAsia" w:ascii="宋体" w:hAnsi="宋体" w:eastAsia="宋体" w:cs="宋体"/>
            <w:b/>
            <w:bCs/>
            <w:sz w:val="21"/>
            <w:szCs w:val="24"/>
            <w:lang w:val="en-US" w:eastAsia="zh-CN"/>
          </w:rPr>
          <w:delText>3</w:delText>
        </w:r>
      </w:del>
      <w:r>
        <w:rPr>
          <w:rFonts w:hint="eastAsia" w:ascii="宋体" w:hAnsi="宋体" w:eastAsia="宋体" w:cs="宋体"/>
          <w:b/>
          <w:bCs/>
          <w:sz w:val="21"/>
          <w:szCs w:val="24"/>
          <w:lang w:val="en-US" w:eastAsia="zh-CN"/>
        </w:rPr>
        <w:t xml:space="preserve"> 人、房、企关系图谱</w:t>
      </w:r>
      <w:r>
        <w:rPr>
          <w:rStyle w:val="12"/>
          <w:rFonts w:hint="eastAsia" w:ascii="宋体" w:hAnsi="宋体" w:eastAsia="宋体" w:cs="宋体"/>
          <w:b/>
          <w:bCs/>
          <w:sz w:val="21"/>
          <w:szCs w:val="24"/>
          <w:lang w:val="en-US" w:eastAsia="zh-CN"/>
        </w:rPr>
        <w:footnoteReference w:id="17"/>
      </w:r>
    </w:p>
    <w:p w14:paraId="5A3F730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王磊拿着那张230人的名单，去敲了第一家房门。开门的是周师傅，五十多岁，腿脚不方便。他接过那张写着岗位信息的纸，反反复复看了好几遍，最后憋出一句：“你们咋个晓得，我正想找个活儿干嘞？”王磊笑道：“搞不清楚你想弄啥子，那我们也就不整了哦。”</w:t>
      </w:r>
    </w:p>
    <w:p w14:paraId="75B30B9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第二天，王磊陪着周师傅去了那家做手工艺品的企业。厂里给他安排了个坐着干的活儿。回来的路上，周师傅一直念叨：“这个数，你们是咋个晓得的嘛。”王磊拍了拍他的肩膀：“现在的AI厉害得很，在电脑上安起，一查就全部都出来了。这个时代，你我都幸运得很噻。”</w:t>
      </w:r>
    </w:p>
    <w:p w14:paraId="5E51037D">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lang w:val="en-US" w:eastAsia="zh-CN"/>
          <w:rPrChange w:id="734" w:author="Camille" w:date="2026-09-05T20:42:10Z">
            <w:rPr>
              <w:rFonts w:hint="eastAsia"/>
              <w:lang w:val="en-US" w:eastAsia="zh-CN"/>
            </w:rPr>
          </w:rPrChange>
        </w:rPr>
        <w:pPrChange w:id="733" w:author="Camille" w:date="2026-09-05T20:42:0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17" w:name="_Toc15979"/>
      <w:bookmarkStart w:id="18" w:name="_Toc15103"/>
      <w:bookmarkStart w:id="19" w:name="_Toc16349"/>
      <w:r>
        <w:rPr>
          <w:rFonts w:hint="eastAsia"/>
          <w:sz w:val="30"/>
          <w:szCs w:val="30"/>
          <w:lang w:val="en-US" w:eastAsia="zh-CN"/>
          <w:rPrChange w:id="735" w:author="Camille" w:date="2026-09-05T20:42:10Z">
            <w:rPr>
              <w:rFonts w:hint="eastAsia"/>
              <w:lang w:val="en-US" w:eastAsia="zh-CN"/>
            </w:rPr>
          </w:rPrChange>
        </w:rPr>
        <w:t>绕行千里终须面</w:t>
      </w:r>
      <w:bookmarkEnd w:id="17"/>
      <w:bookmarkEnd w:id="18"/>
      <w:bookmarkEnd w:id="19"/>
    </w:p>
    <w:p w14:paraId="5FD4718C">
      <w:pPr>
        <w:pStyle w:val="3"/>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宋体" w:hAnsi="宋体" w:eastAsia="宋体" w:cs="宋体"/>
          <w:sz w:val="24"/>
          <w:lang w:val="en-US" w:eastAsia="zh-CN"/>
          <w:rPrChange w:id="737" w:author="Camille" w:date="2026-09-05T20:42:24Z">
            <w:rPr>
              <w:rFonts w:hint="eastAsia"/>
              <w:lang w:val="en-US" w:eastAsia="zh-CN"/>
            </w:rPr>
          </w:rPrChange>
        </w:rPr>
        <w:pPrChange w:id="736" w:author="Camille" w:date="2026-09-05T20:42:1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20" w:name="_Toc7116"/>
      <w:bookmarkStart w:id="21" w:name="_Toc26954"/>
      <w:bookmarkStart w:id="22" w:name="_Toc22219"/>
      <w:r>
        <w:rPr>
          <w:rFonts w:hint="eastAsia" w:ascii="宋体" w:hAnsi="宋体" w:eastAsia="宋体" w:cs="宋体"/>
          <w:sz w:val="24"/>
          <w:lang w:val="en-US" w:eastAsia="zh-CN"/>
          <w:rPrChange w:id="738" w:author="Camille" w:date="2026-09-05T20:42:24Z">
            <w:rPr>
              <w:rFonts w:hint="eastAsia"/>
              <w:lang w:val="en-US" w:eastAsia="zh-CN"/>
            </w:rPr>
          </w:rPrChange>
        </w:rPr>
        <w:t>谁执锁钥谁守门</w:t>
      </w:r>
      <w:bookmarkEnd w:id="20"/>
      <w:bookmarkEnd w:id="21"/>
      <w:bookmarkEnd w:id="22"/>
    </w:p>
    <w:p w14:paraId="43E53DE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名单要到了，数据也建起来了。一切看起来欣欣向荣。</w:t>
      </w:r>
    </w:p>
    <w:p w14:paraId="5E96968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但，当真如此吗？</w:t>
      </w:r>
    </w:p>
    <w:p w14:paraId="1E56FB7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2024年初冬，区里开数据工作推进会，李文山也去了。会上的报表很漂亮：11个街道、72个社区数仓全量覆盖，主题库整整齐齐。轮到交流环节，李文山站起来：“我们社区想对接一个新条线的救助政策，目前缺一组数据，请问能否从区里调下来呢？”</w:t>
      </w:r>
    </w:p>
    <w:p w14:paraId="366A028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会场安静了一小会儿。一个部门的负责人接过话筒，语气温和但不容置疑：“这个数据涉及我们的业务口径，社区直接拿过去怕是对不上。”另一个部门的同志跟着补了一句：“数据要共享，总得先厘清权属嘛——谁的数，谁负责，这总是有必要的。”</w:t>
      </w:r>
    </w:p>
    <w:p w14:paraId="2C054CA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李文山坐回椅子上，没再说话。他忽然想起王磊那次“待审批”。原以为“社区数仓”建起来，这堵墙就绕过去了；如今才发现，墙只是换了个地方。之前是“想调调不动”，现在是“想调还是调不动”。</w:t>
      </w:r>
      <w:ins w:id="739" w:author="Camille" w:date="2026-09-05T17:37:33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社区数仓</w:t>
      </w:r>
      <w:ins w:id="740" w:author="Camille" w:date="2026-09-05T17:37:35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能归集社区自己产生的数据，但部门掌握的那部分数据——那些更完整、更准确、更新更及时的数据——社区还是够不着。</w:t>
      </w:r>
    </w:p>
    <w:p w14:paraId="4798FA7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散会的时候，区里的首席数据官走到他身边：“我懂你的感受，老李，这段时间体验下来，‘报表通’和‘社区数仓’是解决了数据流通的问题。但这两个系统解决不了部门之间数据壁垒的问题，你们社区要的数据，如果部门不肯给，系统也都帮不上忙啊。”</w:t>
      </w:r>
    </w:p>
    <w:p w14:paraId="7D2A892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数据权属的问题，归根到底是制度问题。部门把数据当作自己的资源，不是技术的错，是激励结构的问题。在条线主导的管理体制下，数据的采集、维护、使用都有明确的责任归属。共享意味着要让渡一部分控制权，而责任却没有同步转移，那吗一旦数据出了问题，追责的还是那个“谁的数、谁负责”的部门。在这种情况下，“不给”比“给”更安全。这不是哪一个人的问题，是整个制度环境里的理性选择。</w:t>
      </w:r>
    </w:p>
    <w:p w14:paraId="256AF6C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李文山扶额苦笑。数据能算清楚社区有多少人要帮扶，可算不清楚这230个人里，每一个人的难处到底该由谁、用什么样的法子，一个一个地化解。</w:t>
      </w:r>
    </w:p>
    <w:p w14:paraId="0F7FD1D2">
      <w:pPr>
        <w:pStyle w:val="3"/>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heme="minorHAnsi" w:hAnsiTheme="minorHAnsi" w:eastAsiaTheme="minorEastAsia" w:cstheme="minorBidi"/>
          <w:bCs/>
          <w:sz w:val="24"/>
          <w:szCs w:val="24"/>
          <w:lang w:val="en-US" w:eastAsia="zh-CN"/>
          <w:rPrChange w:id="742" w:author="Camille" w:date="2026-09-05T20:42:45Z">
            <w:rPr>
              <w:rFonts w:hint="eastAsia" w:ascii="宋体" w:hAnsi="宋体" w:eastAsia="宋体" w:cs="宋体"/>
              <w:sz w:val="21"/>
              <w:szCs w:val="21"/>
              <w:lang w:val="en-US" w:eastAsia="zh-CN"/>
            </w:rPr>
          </w:rPrChange>
        </w:rPr>
        <w:pPrChange w:id="741" w:author="Camille" w:date="2026-09-05T20:42:3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23" w:name="_Toc19216"/>
      <w:bookmarkStart w:id="24" w:name="_Toc24729"/>
      <w:bookmarkStart w:id="25" w:name="_Toc5950"/>
      <w:r>
        <w:rPr>
          <w:rFonts w:hint="default" w:asciiTheme="minorHAnsi" w:hAnsiTheme="minorHAnsi" w:eastAsiaTheme="minorEastAsia" w:cstheme="minorBidi"/>
          <w:b/>
          <w:bCs/>
          <w:sz w:val="24"/>
          <w:szCs w:val="24"/>
          <w:lang w:val="en-US" w:eastAsia="zh-CN"/>
          <w:rPrChange w:id="743" w:author="Camille" w:date="2026-09-05T20:42:45Z">
            <w:rPr>
              <w:rFonts w:hint="eastAsia" w:ascii="宋体" w:hAnsi="宋体" w:eastAsia="宋体" w:cs="宋体"/>
              <w:b/>
              <w:bCs/>
              <w:sz w:val="24"/>
              <w:szCs w:val="32"/>
              <w:lang w:val="en-US" w:eastAsia="zh-CN"/>
            </w:rPr>
          </w:rPrChange>
        </w:rPr>
        <w:t>万数不及人亲至</w:t>
      </w:r>
      <w:bookmarkEnd w:id="23"/>
      <w:bookmarkEnd w:id="24"/>
      <w:bookmarkEnd w:id="25"/>
    </w:p>
    <w:p w14:paraId="29E9F7A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周师傅上工快三个月了。王磊隔三差五去一趟，问问干得顺不顺、身体吃不吃得消。</w:t>
      </w:r>
      <w:ins w:id="744" w:author="Camille" w:date="2026-09-05T17:37:45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社区数仓</w:t>
      </w:r>
      <w:ins w:id="745" w:author="Camille" w:date="2026-09-05T17:37:48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里，周师傅那条走访记录已经排到了第十一次。</w:t>
      </w:r>
    </w:p>
    <w:p w14:paraId="27712AB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回家路上，陪同的李文山劝道：“机器归集得再好，人的事，还得人上门。周师傅要的不是一张名单，是有人能带着他，把这份工落实了。”</w:t>
      </w:r>
    </w:p>
    <w:p w14:paraId="4FA4A71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王磊没接话。他把手机揣回兜里，哈了口白气。他知道，</w:t>
      </w:r>
      <w:ins w:id="746" w:author="Camille" w:date="2026-09-05T17:37:57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社区数仓</w:t>
      </w:r>
      <w:ins w:id="747" w:author="Camille" w:date="2026-09-05T17:37:58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渡回来的是数据，可数据要变成周师傅手里那份实实在在的活儿，中间还隔着一截路，那截路得靠脚去走。数据能告诉他社区有230个人等着帮扶，可数据没法替他挨个去敲那230扇门，没法替周师傅把腿脚不便的难处跟厂里一句一句地说清楚。</w:t>
      </w:r>
    </w:p>
    <w:p w14:paraId="57D85E1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ins w:id="748" w:author="Camille" w:date="2026-09-05T22:24:23Z"/>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在柳荫社区，</w:t>
      </w:r>
      <w:ins w:id="749" w:author="Camille" w:date="2026-09-05T17:35:44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社区数仓</w:t>
      </w:r>
      <w:ins w:id="750" w:author="Camille" w:date="2026-09-05T17:35:46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已经把数据归集的活儿接过来了。</w:t>
      </w:r>
      <w:ins w:id="751" w:author="Camille" w:date="2026-09-05T17:35:41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报表通</w:t>
      </w:r>
      <w:ins w:id="752" w:author="Camille" w:date="2026-09-05T17:35:42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在需求侧管调用、填报和任务流转，社区数仓在供给侧管归集、整合、关联和存储，两个系统通过数据接口连成一个圈。AI认表、自动建模、生成图谱、补全工商信息、智能填表、定期导表，把过去要人一寸一寸搬的数据全接了过去。办公室里的工作日志记下了每个人每天干了什么，AI帮着写通知、理表头。</w:t>
      </w:r>
    </w:p>
    <w:p w14:paraId="0FF5D5A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jc w:val="center"/>
        <w:textAlignment w:val="auto"/>
        <w:rPr>
          <w:ins w:id="753" w:author="Camille" w:date="2026-09-05T22:24:26Z"/>
          <w:rFonts w:hint="default" w:ascii="宋体" w:hAnsi="宋体" w:eastAsia="宋体" w:cs="宋体"/>
          <w:b/>
          <w:bCs/>
          <w:color w:val="auto"/>
          <w:sz w:val="21"/>
          <w:szCs w:val="21"/>
          <w:lang w:val="en-US" w:eastAsia="zh-CN"/>
        </w:rPr>
      </w:pPr>
      <w:ins w:id="754" w:author="Camille" w:date="2026-09-05T22:24:26Z">
        <w:r>
          <w:rPr>
            <w:rFonts w:hint="eastAsia" w:ascii="宋体" w:hAnsi="宋体" w:eastAsia="宋体" w:cs="宋体"/>
            <w:b/>
            <w:bCs/>
            <w:color w:val="auto"/>
            <w:sz w:val="21"/>
            <w:szCs w:val="21"/>
            <w:lang w:val="en-US" w:eastAsia="zh-CN"/>
          </w:rPr>
          <w:t>表1 “社区数仓”AI技术应用方式</w:t>
        </w:r>
      </w:ins>
      <w:ins w:id="755" w:author="Camille" w:date="2026-09-05T22:24:26Z">
        <w:r>
          <w:rPr>
            <w:rStyle w:val="12"/>
            <w:rFonts w:hint="eastAsia" w:ascii="宋体" w:hAnsi="宋体" w:eastAsia="宋体" w:cs="宋体"/>
            <w:b/>
            <w:bCs/>
            <w:color w:val="auto"/>
            <w:sz w:val="21"/>
            <w:szCs w:val="21"/>
            <w:lang w:val="en-US" w:eastAsia="zh-CN"/>
          </w:rPr>
          <w:footnoteReference w:id="18"/>
        </w:r>
      </w:ins>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100"/>
        <w:gridCol w:w="1155"/>
        <w:gridCol w:w="201"/>
        <w:gridCol w:w="1779"/>
        <w:gridCol w:w="2266"/>
        <w:gridCol w:w="2263"/>
      </w:tblGrid>
      <w:tr w14:paraId="370F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756" w:author="Camille" w:date="2026-09-05T22:24:26Z"/>
        </w:trPr>
        <w:tc>
          <w:tcPr>
            <w:tcW w:w="755" w:type="dxa"/>
            <w:tcBorders>
              <w:top w:val="single" w:color="auto" w:sz="8" w:space="0"/>
              <w:left w:val="nil"/>
              <w:bottom w:val="single" w:color="auto" w:sz="8" w:space="0"/>
              <w:right w:val="nil"/>
            </w:tcBorders>
            <w:vAlign w:val="center"/>
          </w:tcPr>
          <w:p w14:paraId="6196A99D">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57" w:author="Camille" w:date="2026-09-05T22:24:26Z"/>
                <w:rFonts w:hint="default" w:ascii="宋体" w:hAnsi="宋体" w:eastAsia="宋体" w:cs="宋体"/>
                <w:b/>
                <w:bCs/>
                <w:color w:val="auto"/>
                <w:sz w:val="24"/>
                <w:szCs w:val="24"/>
                <w:vertAlign w:val="baseline"/>
                <w:lang w:val="en-US" w:eastAsia="zh-CN"/>
              </w:rPr>
            </w:pPr>
            <w:ins w:id="758" w:author="Camille" w:date="2026-09-05T22:24:26Z">
              <w:r>
                <w:rPr>
                  <w:rFonts w:hint="eastAsia" w:ascii="宋体" w:hAnsi="宋体" w:eastAsia="宋体" w:cs="宋体"/>
                  <w:b/>
                  <w:bCs/>
                  <w:color w:val="auto"/>
                  <w:sz w:val="24"/>
                  <w:szCs w:val="24"/>
                  <w:vertAlign w:val="baseline"/>
                  <w:lang w:val="en-US" w:eastAsia="zh-CN"/>
                </w:rPr>
                <w:t>序号</w:t>
              </w:r>
            </w:ins>
          </w:p>
        </w:tc>
        <w:tc>
          <w:tcPr>
            <w:tcW w:w="1255" w:type="dxa"/>
            <w:gridSpan w:val="2"/>
            <w:tcBorders>
              <w:top w:val="single" w:color="auto" w:sz="8" w:space="0"/>
              <w:left w:val="nil"/>
              <w:bottom w:val="single" w:color="auto" w:sz="8" w:space="0"/>
              <w:right w:val="nil"/>
            </w:tcBorders>
            <w:vAlign w:val="center"/>
          </w:tcPr>
          <w:p w14:paraId="4625F2D5">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59" w:author="Camille" w:date="2026-09-05T22:24:26Z"/>
                <w:rFonts w:hint="eastAsia" w:ascii="宋体" w:hAnsi="宋体" w:eastAsia="宋体" w:cs="宋体"/>
                <w:b/>
                <w:bCs/>
                <w:color w:val="auto"/>
                <w:sz w:val="24"/>
                <w:szCs w:val="24"/>
                <w:vertAlign w:val="baseline"/>
                <w:lang w:val="en-US" w:eastAsia="zh-CN"/>
              </w:rPr>
            </w:pPr>
            <w:ins w:id="760" w:author="Camille" w:date="2026-09-05T22:24:26Z">
              <w:r>
                <w:rPr>
                  <w:rFonts w:hint="eastAsia" w:ascii="宋体" w:hAnsi="宋体" w:eastAsia="宋体" w:cs="宋体"/>
                  <w:b/>
                  <w:bCs/>
                  <w:color w:val="auto"/>
                  <w:sz w:val="24"/>
                  <w:szCs w:val="24"/>
                  <w:vertAlign w:val="baseline"/>
                  <w:lang w:val="en-US" w:eastAsia="zh-CN"/>
                </w:rPr>
                <w:t>技术环节</w:t>
              </w:r>
            </w:ins>
          </w:p>
        </w:tc>
        <w:tc>
          <w:tcPr>
            <w:tcW w:w="1980" w:type="dxa"/>
            <w:gridSpan w:val="2"/>
            <w:tcBorders>
              <w:top w:val="single" w:color="auto" w:sz="8" w:space="0"/>
              <w:left w:val="nil"/>
              <w:bottom w:val="single" w:color="auto" w:sz="8" w:space="0"/>
              <w:right w:val="nil"/>
            </w:tcBorders>
            <w:vAlign w:val="center"/>
          </w:tcPr>
          <w:p w14:paraId="227475B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61" w:author="Camille" w:date="2026-09-05T22:24:26Z"/>
                <w:rFonts w:hint="eastAsia" w:ascii="宋体" w:hAnsi="宋体" w:eastAsia="宋体" w:cs="宋体"/>
                <w:b/>
                <w:bCs/>
                <w:color w:val="auto"/>
                <w:sz w:val="24"/>
                <w:szCs w:val="24"/>
                <w:vertAlign w:val="baseline"/>
                <w:lang w:val="en-US" w:eastAsia="zh-CN"/>
              </w:rPr>
            </w:pPr>
            <w:ins w:id="762" w:author="Camille" w:date="2026-09-05T22:24:26Z">
              <w:r>
                <w:rPr>
                  <w:rFonts w:hint="eastAsia" w:ascii="宋体" w:hAnsi="宋体" w:eastAsia="宋体" w:cs="宋体"/>
                  <w:b/>
                  <w:bCs/>
                  <w:color w:val="auto"/>
                  <w:sz w:val="24"/>
                  <w:szCs w:val="24"/>
                  <w:vertAlign w:val="baseline"/>
                  <w:lang w:val="en-US" w:eastAsia="zh-CN"/>
                </w:rPr>
                <w:t>技术手段</w:t>
              </w:r>
            </w:ins>
          </w:p>
        </w:tc>
        <w:tc>
          <w:tcPr>
            <w:tcW w:w="2266" w:type="dxa"/>
            <w:tcBorders>
              <w:top w:val="single" w:color="auto" w:sz="8" w:space="0"/>
              <w:left w:val="nil"/>
              <w:bottom w:val="single" w:color="auto" w:sz="8" w:space="0"/>
              <w:right w:val="nil"/>
            </w:tcBorders>
            <w:vAlign w:val="center"/>
          </w:tcPr>
          <w:p w14:paraId="7E1C766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63" w:author="Camille" w:date="2026-09-05T22:24:26Z"/>
                <w:rFonts w:hint="eastAsia" w:ascii="宋体" w:hAnsi="宋体" w:eastAsia="宋体" w:cs="宋体"/>
                <w:b/>
                <w:bCs/>
                <w:color w:val="auto"/>
                <w:sz w:val="24"/>
                <w:szCs w:val="24"/>
                <w:vertAlign w:val="baseline"/>
                <w:lang w:val="en-US" w:eastAsia="zh-CN"/>
              </w:rPr>
            </w:pPr>
            <w:ins w:id="764" w:author="Camille" w:date="2026-09-05T22:24:26Z">
              <w:r>
                <w:rPr>
                  <w:rFonts w:hint="eastAsia" w:ascii="宋体" w:hAnsi="宋体" w:eastAsia="宋体" w:cs="宋体"/>
                  <w:b/>
                  <w:bCs/>
                  <w:color w:val="auto"/>
                  <w:sz w:val="24"/>
                  <w:szCs w:val="24"/>
                  <w:vertAlign w:val="baseline"/>
                  <w:lang w:val="en-US" w:eastAsia="zh-CN"/>
                </w:rPr>
                <w:t>技术性质</w:t>
              </w:r>
            </w:ins>
          </w:p>
        </w:tc>
        <w:tc>
          <w:tcPr>
            <w:tcW w:w="2263" w:type="dxa"/>
            <w:tcBorders>
              <w:top w:val="single" w:color="auto" w:sz="8" w:space="0"/>
              <w:left w:val="nil"/>
              <w:bottom w:val="single" w:color="auto" w:sz="8" w:space="0"/>
              <w:right w:val="nil"/>
            </w:tcBorders>
            <w:vAlign w:val="center"/>
          </w:tcPr>
          <w:p w14:paraId="6395BF6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65" w:author="Camille" w:date="2026-09-05T22:24:26Z"/>
                <w:rFonts w:hint="eastAsia" w:ascii="宋体" w:hAnsi="宋体" w:eastAsia="宋体" w:cs="宋体"/>
                <w:b/>
                <w:bCs/>
                <w:color w:val="auto"/>
                <w:sz w:val="24"/>
                <w:szCs w:val="24"/>
                <w:vertAlign w:val="baseline"/>
                <w:lang w:val="en-US" w:eastAsia="zh-CN"/>
              </w:rPr>
            </w:pPr>
            <w:ins w:id="766" w:author="Camille" w:date="2026-09-05T22:24:26Z">
              <w:r>
                <w:rPr>
                  <w:rFonts w:hint="eastAsia" w:ascii="宋体" w:hAnsi="宋体" w:eastAsia="宋体" w:cs="宋体"/>
                  <w:b/>
                  <w:bCs/>
                  <w:color w:val="auto"/>
                  <w:sz w:val="24"/>
                  <w:szCs w:val="24"/>
                  <w:vertAlign w:val="baseline"/>
                  <w:lang w:val="en-US" w:eastAsia="zh-CN"/>
                </w:rPr>
                <w:t>技术作用</w:t>
              </w:r>
            </w:ins>
          </w:p>
        </w:tc>
      </w:tr>
      <w:tr w14:paraId="3FDE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767" w:author="Camille" w:date="2026-09-05T22:24:26Z"/>
        </w:trPr>
        <w:tc>
          <w:tcPr>
            <w:tcW w:w="855" w:type="dxa"/>
            <w:gridSpan w:val="2"/>
            <w:tcBorders>
              <w:top w:val="single" w:color="auto" w:sz="8" w:space="0"/>
              <w:left w:val="nil"/>
              <w:bottom w:val="nil"/>
              <w:right w:val="nil"/>
            </w:tcBorders>
            <w:vAlign w:val="center"/>
          </w:tcPr>
          <w:p w14:paraId="618C867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68" w:author="Camille" w:date="2026-09-05T22:24:26Z"/>
                <w:rFonts w:hint="default" w:ascii="宋体" w:hAnsi="宋体" w:eastAsia="宋体" w:cs="宋体"/>
                <w:b/>
                <w:bCs/>
                <w:color w:val="auto"/>
                <w:sz w:val="21"/>
                <w:szCs w:val="21"/>
                <w:vertAlign w:val="baseline"/>
                <w:lang w:val="en-US" w:eastAsia="zh-CN"/>
              </w:rPr>
            </w:pPr>
            <w:ins w:id="769" w:author="Camille" w:date="2026-09-05T22:24:26Z">
              <w:r>
                <w:rPr>
                  <w:rFonts w:hint="eastAsia" w:ascii="宋体" w:hAnsi="宋体" w:eastAsia="宋体" w:cs="宋体"/>
                  <w:b/>
                  <w:bCs/>
                  <w:color w:val="auto"/>
                  <w:sz w:val="21"/>
                  <w:szCs w:val="21"/>
                  <w:vertAlign w:val="baseline"/>
                  <w:lang w:val="en-US" w:eastAsia="zh-CN"/>
                </w:rPr>
                <w:t>1</w:t>
              </w:r>
            </w:ins>
          </w:p>
        </w:tc>
        <w:tc>
          <w:tcPr>
            <w:tcW w:w="1356" w:type="dxa"/>
            <w:gridSpan w:val="2"/>
            <w:tcBorders>
              <w:top w:val="single" w:color="auto" w:sz="8" w:space="0"/>
              <w:left w:val="nil"/>
              <w:bottom w:val="nil"/>
              <w:right w:val="nil"/>
            </w:tcBorders>
            <w:vAlign w:val="center"/>
          </w:tcPr>
          <w:p w14:paraId="72F753F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70" w:author="Camille" w:date="2026-09-05T22:24:26Z"/>
                <w:rFonts w:hint="default" w:ascii="宋体" w:hAnsi="宋体" w:eastAsia="宋体" w:cs="宋体"/>
                <w:b w:val="0"/>
                <w:bCs w:val="0"/>
                <w:color w:val="auto"/>
                <w:sz w:val="21"/>
                <w:szCs w:val="21"/>
                <w:vertAlign w:val="baseline"/>
                <w:lang w:val="en-US" w:eastAsia="zh-CN"/>
              </w:rPr>
            </w:pPr>
            <w:ins w:id="771" w:author="Camille" w:date="2026-09-05T22:24:26Z">
              <w:r>
                <w:rPr>
                  <w:rFonts w:hint="eastAsia" w:ascii="宋体" w:hAnsi="宋体" w:eastAsia="宋体" w:cs="宋体"/>
                  <w:b w:val="0"/>
                  <w:bCs w:val="0"/>
                  <w:color w:val="auto"/>
                  <w:sz w:val="21"/>
                  <w:szCs w:val="21"/>
                  <w:vertAlign w:val="baseline"/>
                  <w:lang w:val="en-US" w:eastAsia="zh-CN"/>
                </w:rPr>
                <w:t>数据导入</w:t>
              </w:r>
            </w:ins>
          </w:p>
        </w:tc>
        <w:tc>
          <w:tcPr>
            <w:tcW w:w="1779" w:type="dxa"/>
            <w:tcBorders>
              <w:top w:val="single" w:color="auto" w:sz="8" w:space="0"/>
              <w:left w:val="nil"/>
              <w:bottom w:val="nil"/>
              <w:right w:val="nil"/>
            </w:tcBorders>
            <w:vAlign w:val="center"/>
          </w:tcPr>
          <w:p w14:paraId="625D5BC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72" w:author="Camille" w:date="2026-09-05T22:24:26Z"/>
                <w:rFonts w:hint="default" w:ascii="宋体" w:hAnsi="宋体" w:eastAsia="宋体" w:cs="宋体"/>
                <w:b w:val="0"/>
                <w:bCs w:val="0"/>
                <w:color w:val="auto"/>
                <w:sz w:val="21"/>
                <w:szCs w:val="21"/>
                <w:vertAlign w:val="baseline"/>
                <w:lang w:val="en-US" w:eastAsia="zh-CN"/>
              </w:rPr>
            </w:pPr>
            <w:ins w:id="773" w:author="Camille" w:date="2026-09-05T22:24:26Z">
              <w:r>
                <w:rPr>
                  <w:rFonts w:hint="eastAsia" w:ascii="宋体" w:hAnsi="宋体" w:eastAsia="宋体" w:cs="宋体"/>
                  <w:b w:val="0"/>
                  <w:bCs w:val="0"/>
                  <w:color w:val="auto"/>
                  <w:sz w:val="21"/>
                  <w:szCs w:val="21"/>
                  <w:vertAlign w:val="baseline"/>
                  <w:lang w:val="en-US" w:eastAsia="zh-CN"/>
                </w:rPr>
                <w:t>OCR图片转表</w:t>
              </w:r>
            </w:ins>
          </w:p>
        </w:tc>
        <w:tc>
          <w:tcPr>
            <w:tcW w:w="2266" w:type="dxa"/>
            <w:tcBorders>
              <w:top w:val="single" w:color="auto" w:sz="8" w:space="0"/>
              <w:left w:val="nil"/>
              <w:bottom w:val="nil"/>
              <w:right w:val="nil"/>
            </w:tcBorders>
            <w:vAlign w:val="center"/>
          </w:tcPr>
          <w:p w14:paraId="055C7102">
            <w:pPr>
              <w:jc w:val="center"/>
              <w:rPr>
                <w:ins w:id="774" w:author="Camille" w:date="2026-09-05T22:24:26Z"/>
                <w:rFonts w:hint="eastAsia" w:ascii="宋体" w:hAnsi="宋体" w:eastAsia="宋体" w:cs="宋体"/>
                <w:b w:val="0"/>
                <w:bCs w:val="0"/>
                <w:color w:val="auto"/>
                <w:sz w:val="21"/>
                <w:szCs w:val="21"/>
                <w:vertAlign w:val="baseline"/>
              </w:rPr>
            </w:pPr>
            <w:ins w:id="775" w:author="Camille" w:date="2026-09-05T22:24:26Z">
              <w:r>
                <w:rPr>
                  <w:rFonts w:hint="eastAsia" w:ascii="宋体" w:hAnsi="宋体" w:eastAsia="宋体" w:cs="宋体"/>
                  <w:b w:val="0"/>
                  <w:bCs w:val="0"/>
                  <w:color w:val="auto"/>
                  <w:sz w:val="21"/>
                  <w:szCs w:val="21"/>
                  <w:vertAlign w:val="baseline"/>
                </w:rPr>
                <w:t>基于深度学习框架的AI识别：自动识别表格结构与字段内容</w:t>
              </w:r>
            </w:ins>
          </w:p>
        </w:tc>
        <w:tc>
          <w:tcPr>
            <w:tcW w:w="2263" w:type="dxa"/>
            <w:tcBorders>
              <w:top w:val="single" w:color="auto" w:sz="8" w:space="0"/>
              <w:left w:val="nil"/>
              <w:bottom w:val="nil"/>
              <w:right w:val="nil"/>
            </w:tcBorders>
            <w:vAlign w:val="center"/>
          </w:tcPr>
          <w:p w14:paraId="2CF95161">
            <w:pPr>
              <w:jc w:val="center"/>
              <w:rPr>
                <w:ins w:id="776" w:author="Camille" w:date="2026-09-05T22:24:26Z"/>
                <w:rFonts w:hint="eastAsia" w:ascii="宋体" w:hAnsi="宋体" w:eastAsia="宋体" w:cs="宋体"/>
                <w:b w:val="0"/>
                <w:bCs w:val="0"/>
                <w:color w:val="auto"/>
                <w:sz w:val="21"/>
                <w:szCs w:val="21"/>
                <w:vertAlign w:val="baseline"/>
              </w:rPr>
            </w:pPr>
            <w:ins w:id="777" w:author="Camille" w:date="2026-09-05T22:24:26Z">
              <w:r>
                <w:rPr>
                  <w:rFonts w:hint="eastAsia" w:ascii="宋体" w:hAnsi="宋体" w:eastAsia="宋体" w:cs="宋体"/>
                  <w:b w:val="0"/>
                  <w:bCs w:val="0"/>
                  <w:color w:val="auto"/>
                  <w:sz w:val="21"/>
                  <w:szCs w:val="21"/>
                  <w:vertAlign w:val="baseline"/>
                </w:rPr>
                <w:t>工作人员拍照上传纸质表格后，系统自动识别还原为可编辑的</w:t>
              </w:r>
            </w:ins>
          </w:p>
          <w:p w14:paraId="0561D0FC">
            <w:pPr>
              <w:jc w:val="center"/>
              <w:rPr>
                <w:ins w:id="778" w:author="Camille" w:date="2026-09-05T22:24:26Z"/>
                <w:rFonts w:hint="eastAsia" w:ascii="宋体" w:hAnsi="宋体" w:eastAsia="宋体" w:cs="宋体"/>
                <w:b w:val="0"/>
                <w:bCs w:val="0"/>
                <w:color w:val="auto"/>
                <w:sz w:val="21"/>
                <w:szCs w:val="21"/>
                <w:vertAlign w:val="baseline"/>
              </w:rPr>
            </w:pPr>
            <w:ins w:id="779" w:author="Camille" w:date="2026-09-05T22:24:26Z">
              <w:r>
                <w:rPr>
                  <w:rFonts w:hint="eastAsia" w:ascii="宋体" w:hAnsi="宋体" w:eastAsia="宋体" w:cs="宋体"/>
                  <w:b w:val="0"/>
                  <w:bCs w:val="0"/>
                  <w:color w:val="auto"/>
                  <w:sz w:val="21"/>
                  <w:szCs w:val="21"/>
                  <w:vertAlign w:val="baseline"/>
                </w:rPr>
                <w:t>电子表格</w:t>
              </w:r>
            </w:ins>
          </w:p>
        </w:tc>
      </w:tr>
      <w:tr w14:paraId="723D7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780" w:author="Camille" w:date="2026-09-05T22:24:26Z"/>
        </w:trPr>
        <w:tc>
          <w:tcPr>
            <w:tcW w:w="855" w:type="dxa"/>
            <w:gridSpan w:val="2"/>
            <w:tcBorders>
              <w:top w:val="nil"/>
              <w:left w:val="nil"/>
              <w:bottom w:val="nil"/>
              <w:right w:val="nil"/>
            </w:tcBorders>
            <w:vAlign w:val="center"/>
          </w:tcPr>
          <w:p w14:paraId="500B4EE3">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81" w:author="Camille" w:date="2026-09-05T22:24:26Z"/>
                <w:rFonts w:hint="default" w:ascii="宋体" w:hAnsi="宋体" w:eastAsia="宋体" w:cs="宋体"/>
                <w:b/>
                <w:bCs/>
                <w:color w:val="auto"/>
                <w:sz w:val="21"/>
                <w:szCs w:val="21"/>
                <w:vertAlign w:val="baseline"/>
                <w:lang w:val="en-US" w:eastAsia="zh-CN"/>
              </w:rPr>
            </w:pPr>
            <w:ins w:id="782" w:author="Camille" w:date="2026-09-05T22:24:26Z">
              <w:r>
                <w:rPr>
                  <w:rFonts w:hint="eastAsia" w:ascii="宋体" w:hAnsi="宋体" w:eastAsia="宋体" w:cs="宋体"/>
                  <w:b/>
                  <w:bCs/>
                  <w:color w:val="auto"/>
                  <w:sz w:val="21"/>
                  <w:szCs w:val="21"/>
                  <w:vertAlign w:val="baseline"/>
                  <w:lang w:val="en-US" w:eastAsia="zh-CN"/>
                </w:rPr>
                <w:t>2</w:t>
              </w:r>
            </w:ins>
          </w:p>
        </w:tc>
        <w:tc>
          <w:tcPr>
            <w:tcW w:w="1356" w:type="dxa"/>
            <w:gridSpan w:val="2"/>
            <w:tcBorders>
              <w:top w:val="nil"/>
              <w:left w:val="nil"/>
              <w:bottom w:val="nil"/>
              <w:right w:val="nil"/>
            </w:tcBorders>
            <w:vAlign w:val="center"/>
          </w:tcPr>
          <w:p w14:paraId="28943BA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83" w:author="Camille" w:date="2026-09-05T22:24:26Z"/>
                <w:rFonts w:hint="eastAsia" w:ascii="宋体" w:hAnsi="宋体" w:eastAsia="宋体" w:cs="宋体"/>
                <w:b w:val="0"/>
                <w:bCs w:val="0"/>
                <w:color w:val="auto"/>
                <w:sz w:val="21"/>
                <w:szCs w:val="21"/>
                <w:vertAlign w:val="baseline"/>
                <w:lang w:val="en-US" w:eastAsia="zh-CN"/>
              </w:rPr>
            </w:pPr>
            <w:ins w:id="784" w:author="Camille" w:date="2026-09-05T22:24:26Z">
              <w:r>
                <w:rPr>
                  <w:rFonts w:hint="eastAsia" w:ascii="宋体" w:hAnsi="宋体" w:eastAsia="宋体" w:cs="宋体"/>
                  <w:b w:val="0"/>
                  <w:bCs w:val="0"/>
                  <w:color w:val="auto"/>
                  <w:sz w:val="21"/>
                  <w:szCs w:val="21"/>
                  <w:vertAlign w:val="baseline"/>
                  <w:lang w:val="en-US" w:eastAsia="zh-CN"/>
                </w:rPr>
                <w:t>数据补全</w:t>
              </w:r>
            </w:ins>
          </w:p>
        </w:tc>
        <w:tc>
          <w:tcPr>
            <w:tcW w:w="1779" w:type="dxa"/>
            <w:tcBorders>
              <w:top w:val="nil"/>
              <w:left w:val="nil"/>
              <w:bottom w:val="nil"/>
              <w:right w:val="nil"/>
            </w:tcBorders>
            <w:vAlign w:val="center"/>
          </w:tcPr>
          <w:p w14:paraId="7F51C78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85" w:author="Camille" w:date="2026-09-05T22:24:26Z"/>
                <w:rFonts w:hint="default" w:ascii="宋体" w:hAnsi="宋体" w:eastAsia="宋体" w:cs="宋体"/>
                <w:b w:val="0"/>
                <w:bCs w:val="0"/>
                <w:color w:val="auto"/>
                <w:sz w:val="21"/>
                <w:szCs w:val="21"/>
                <w:vertAlign w:val="baseline"/>
                <w:lang w:val="en-US" w:eastAsia="zh-CN"/>
              </w:rPr>
            </w:pPr>
            <w:ins w:id="786" w:author="Camille" w:date="2026-09-05T22:24:26Z">
              <w:r>
                <w:rPr>
                  <w:rFonts w:hint="eastAsia" w:ascii="宋体" w:hAnsi="宋体" w:eastAsia="宋体" w:cs="宋体"/>
                  <w:b w:val="0"/>
                  <w:bCs w:val="0"/>
                  <w:color w:val="auto"/>
                  <w:sz w:val="21"/>
                  <w:szCs w:val="21"/>
                  <w:vertAlign w:val="baseline"/>
                  <w:lang w:val="en-US" w:eastAsia="zh-CN"/>
                </w:rPr>
                <w:t>工商信息AI采集补全</w:t>
              </w:r>
            </w:ins>
          </w:p>
        </w:tc>
        <w:tc>
          <w:tcPr>
            <w:tcW w:w="2266" w:type="dxa"/>
            <w:tcBorders>
              <w:top w:val="nil"/>
              <w:left w:val="nil"/>
              <w:bottom w:val="nil"/>
              <w:right w:val="nil"/>
            </w:tcBorders>
            <w:vAlign w:val="center"/>
          </w:tcPr>
          <w:p w14:paraId="57D0D9AD">
            <w:pPr>
              <w:jc w:val="center"/>
              <w:rPr>
                <w:ins w:id="787" w:author="Camille" w:date="2026-09-05T22:24:26Z"/>
                <w:rFonts w:hint="eastAsia" w:ascii="宋体" w:hAnsi="宋体" w:eastAsia="宋体" w:cs="宋体"/>
                <w:b w:val="0"/>
                <w:bCs w:val="0"/>
                <w:color w:val="auto"/>
                <w:sz w:val="21"/>
                <w:szCs w:val="21"/>
                <w:vertAlign w:val="baseline"/>
              </w:rPr>
            </w:pPr>
            <w:ins w:id="788" w:author="Camille" w:date="2026-09-05T22:24:26Z">
              <w:r>
                <w:rPr>
                  <w:rFonts w:hint="eastAsia" w:ascii="宋体" w:hAnsi="宋体" w:eastAsia="宋体" w:cs="宋体"/>
                  <w:b w:val="0"/>
                  <w:bCs w:val="0"/>
                  <w:color w:val="auto"/>
                  <w:sz w:val="21"/>
                  <w:szCs w:val="21"/>
                  <w:vertAlign w:val="baseline"/>
                </w:rPr>
                <w:t>基于AI的自动采集与信息抽取：从天眼查、信用网等多个外部渠道自动</w:t>
              </w:r>
            </w:ins>
            <w:ins w:id="789" w:author="Camille" w:date="2026-09-05T22:24:26Z">
              <w:r>
                <w:rPr>
                  <w:rFonts w:hint="eastAsia" w:ascii="宋体" w:hAnsi="宋体" w:eastAsia="宋体" w:cs="宋体"/>
                  <w:b w:val="0"/>
                  <w:bCs w:val="0"/>
                  <w:color w:val="auto"/>
                  <w:sz w:val="21"/>
                  <w:szCs w:val="21"/>
                  <w:vertAlign w:val="baseline"/>
                  <w:lang w:val="en-US" w:eastAsia="zh-CN"/>
                </w:rPr>
                <w:t>抓</w:t>
              </w:r>
            </w:ins>
            <w:ins w:id="790" w:author="Camille" w:date="2026-09-05T22:24:26Z">
              <w:r>
                <w:rPr>
                  <w:rFonts w:hint="eastAsia" w:ascii="宋体" w:hAnsi="宋体" w:eastAsia="宋体" w:cs="宋体"/>
                  <w:b w:val="0"/>
                  <w:bCs w:val="0"/>
                  <w:color w:val="auto"/>
                  <w:sz w:val="21"/>
                  <w:szCs w:val="21"/>
                  <w:vertAlign w:val="baseline"/>
                </w:rPr>
                <w:t>取工商信息并结构化填充</w:t>
              </w:r>
            </w:ins>
          </w:p>
        </w:tc>
        <w:tc>
          <w:tcPr>
            <w:tcW w:w="2263" w:type="dxa"/>
            <w:tcBorders>
              <w:top w:val="nil"/>
              <w:left w:val="nil"/>
              <w:bottom w:val="nil"/>
              <w:right w:val="nil"/>
            </w:tcBorders>
            <w:vAlign w:val="center"/>
          </w:tcPr>
          <w:p w14:paraId="3065060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91" w:author="Camille" w:date="2026-09-05T22:24:26Z"/>
                <w:rFonts w:hint="eastAsia" w:ascii="宋体" w:hAnsi="宋体" w:eastAsia="宋体" w:cs="宋体"/>
                <w:b w:val="0"/>
                <w:bCs w:val="0"/>
                <w:color w:val="auto"/>
                <w:sz w:val="21"/>
                <w:szCs w:val="21"/>
                <w:vertAlign w:val="baseline"/>
              </w:rPr>
            </w:pPr>
            <w:ins w:id="792" w:author="Camille" w:date="2026-09-05T22:24:26Z">
              <w:r>
                <w:rPr>
                  <w:rFonts w:hint="eastAsia" w:ascii="宋体" w:hAnsi="宋体" w:eastAsia="宋体" w:cs="宋体"/>
                  <w:b w:val="0"/>
                  <w:bCs w:val="0"/>
                  <w:color w:val="auto"/>
                  <w:sz w:val="21"/>
                  <w:szCs w:val="21"/>
                  <w:vertAlign w:val="baseline"/>
                </w:rPr>
                <w:t>自动补全公司、个体、社会组织的工商登记信息</w:t>
              </w:r>
            </w:ins>
          </w:p>
        </w:tc>
      </w:tr>
      <w:tr w14:paraId="47CE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793" w:author="Camille" w:date="2026-09-05T22:24:26Z"/>
        </w:trPr>
        <w:tc>
          <w:tcPr>
            <w:tcW w:w="855" w:type="dxa"/>
            <w:gridSpan w:val="2"/>
            <w:tcBorders>
              <w:top w:val="nil"/>
              <w:left w:val="nil"/>
              <w:bottom w:val="single" w:color="auto" w:sz="8" w:space="0"/>
              <w:right w:val="nil"/>
            </w:tcBorders>
            <w:vAlign w:val="center"/>
          </w:tcPr>
          <w:p w14:paraId="79B7D89B">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94" w:author="Camille" w:date="2026-09-05T22:24:26Z"/>
                <w:rFonts w:hint="default" w:ascii="宋体" w:hAnsi="宋体" w:eastAsia="宋体" w:cs="宋体"/>
                <w:b/>
                <w:bCs/>
                <w:color w:val="auto"/>
                <w:sz w:val="21"/>
                <w:szCs w:val="21"/>
                <w:vertAlign w:val="baseline"/>
                <w:lang w:val="en-US" w:eastAsia="zh-CN"/>
              </w:rPr>
            </w:pPr>
            <w:ins w:id="795" w:author="Camille" w:date="2026-09-05T22:24:26Z">
              <w:r>
                <w:rPr>
                  <w:rFonts w:hint="eastAsia" w:ascii="宋体" w:hAnsi="宋体" w:eastAsia="宋体" w:cs="宋体"/>
                  <w:b/>
                  <w:bCs/>
                  <w:color w:val="auto"/>
                  <w:sz w:val="21"/>
                  <w:szCs w:val="21"/>
                  <w:vertAlign w:val="baseline"/>
                  <w:lang w:val="en-US" w:eastAsia="zh-CN"/>
                </w:rPr>
                <w:t>3</w:t>
              </w:r>
            </w:ins>
          </w:p>
        </w:tc>
        <w:tc>
          <w:tcPr>
            <w:tcW w:w="1356" w:type="dxa"/>
            <w:gridSpan w:val="2"/>
            <w:tcBorders>
              <w:top w:val="nil"/>
              <w:left w:val="nil"/>
              <w:bottom w:val="single" w:color="auto" w:sz="8" w:space="0"/>
              <w:right w:val="nil"/>
            </w:tcBorders>
            <w:vAlign w:val="center"/>
          </w:tcPr>
          <w:p w14:paraId="32DF8707">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96" w:author="Camille" w:date="2026-09-05T22:24:26Z"/>
                <w:rFonts w:hint="eastAsia" w:ascii="宋体" w:hAnsi="宋体" w:eastAsia="宋体" w:cs="宋体"/>
                <w:b w:val="0"/>
                <w:bCs w:val="0"/>
                <w:color w:val="auto"/>
                <w:sz w:val="21"/>
                <w:szCs w:val="21"/>
                <w:vertAlign w:val="baseline"/>
                <w:lang w:val="en-US" w:eastAsia="zh-CN"/>
              </w:rPr>
            </w:pPr>
            <w:ins w:id="797" w:author="Camille" w:date="2026-09-05T22:24:26Z">
              <w:r>
                <w:rPr>
                  <w:rFonts w:hint="eastAsia" w:ascii="宋体" w:hAnsi="宋体" w:eastAsia="宋体" w:cs="宋体"/>
                  <w:b w:val="0"/>
                  <w:bCs w:val="0"/>
                  <w:color w:val="auto"/>
                  <w:sz w:val="21"/>
                  <w:szCs w:val="21"/>
                  <w:vertAlign w:val="baseline"/>
                  <w:lang w:val="en-US" w:eastAsia="zh-CN"/>
                </w:rPr>
                <w:t>效率工具</w:t>
              </w:r>
            </w:ins>
          </w:p>
        </w:tc>
        <w:tc>
          <w:tcPr>
            <w:tcW w:w="1779" w:type="dxa"/>
            <w:tcBorders>
              <w:top w:val="nil"/>
              <w:left w:val="nil"/>
              <w:bottom w:val="single" w:color="auto" w:sz="8" w:space="0"/>
              <w:right w:val="nil"/>
            </w:tcBorders>
            <w:vAlign w:val="center"/>
          </w:tcPr>
          <w:p w14:paraId="0C82E22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798" w:author="Camille" w:date="2026-09-05T22:24:26Z"/>
                <w:rFonts w:hint="default" w:ascii="宋体" w:hAnsi="宋体" w:eastAsia="宋体" w:cs="宋体"/>
                <w:b w:val="0"/>
                <w:bCs w:val="0"/>
                <w:color w:val="auto"/>
                <w:sz w:val="21"/>
                <w:szCs w:val="21"/>
                <w:vertAlign w:val="baseline"/>
                <w:lang w:val="en-US" w:eastAsia="zh-CN"/>
              </w:rPr>
            </w:pPr>
            <w:ins w:id="799" w:author="Camille" w:date="2026-09-05T22:24:26Z">
              <w:r>
                <w:rPr>
                  <w:rFonts w:hint="eastAsia" w:ascii="宋体" w:hAnsi="宋体" w:eastAsia="宋体" w:cs="宋体"/>
                  <w:b w:val="0"/>
                  <w:bCs w:val="0"/>
                  <w:color w:val="auto"/>
                  <w:sz w:val="21"/>
                  <w:szCs w:val="21"/>
                  <w:vertAlign w:val="baseline"/>
                  <w:lang w:val="en-US" w:eastAsia="zh-CN"/>
                </w:rPr>
                <w:t>AI</w:t>
              </w:r>
            </w:ins>
            <w:ins w:id="800" w:author="Camille" w:date="2026-09-05T22:26:39Z">
              <w:r>
                <w:rPr>
                  <w:rFonts w:hint="eastAsia" w:ascii="宋体" w:hAnsi="宋体" w:eastAsia="宋体" w:cs="宋体"/>
                  <w:b w:val="0"/>
                  <w:bCs w:val="0"/>
                  <w:color w:val="auto"/>
                  <w:sz w:val="21"/>
                  <w:szCs w:val="21"/>
                  <w:vertAlign w:val="baseline"/>
                  <w:lang w:val="en-US" w:eastAsia="zh-CN"/>
                </w:rPr>
                <w:t>文案</w:t>
              </w:r>
            </w:ins>
            <w:ins w:id="801" w:author="Camille" w:date="2026-09-05T22:24:26Z">
              <w:r>
                <w:rPr>
                  <w:rFonts w:hint="eastAsia" w:ascii="宋体" w:hAnsi="宋体" w:eastAsia="宋体" w:cs="宋体"/>
                  <w:b w:val="0"/>
                  <w:bCs w:val="0"/>
                  <w:color w:val="auto"/>
                  <w:sz w:val="21"/>
                  <w:szCs w:val="21"/>
                  <w:vertAlign w:val="baseline"/>
                  <w:lang w:val="en-US" w:eastAsia="zh-CN"/>
                </w:rPr>
                <w:t>/AI</w:t>
              </w:r>
            </w:ins>
            <w:ins w:id="802" w:author="Camille" w:date="2026-09-05T22:26:45Z">
              <w:r>
                <w:rPr>
                  <w:rFonts w:hint="eastAsia" w:ascii="宋体" w:hAnsi="宋体" w:eastAsia="宋体" w:cs="宋体"/>
                  <w:b w:val="0"/>
                  <w:bCs w:val="0"/>
                  <w:color w:val="auto"/>
                  <w:sz w:val="21"/>
                  <w:szCs w:val="21"/>
                  <w:vertAlign w:val="baseline"/>
                  <w:lang w:val="en-US" w:eastAsia="zh-CN"/>
                </w:rPr>
                <w:t>表妹</w:t>
              </w:r>
            </w:ins>
          </w:p>
        </w:tc>
        <w:tc>
          <w:tcPr>
            <w:tcW w:w="2266" w:type="dxa"/>
            <w:tcBorders>
              <w:top w:val="nil"/>
              <w:left w:val="nil"/>
              <w:bottom w:val="single" w:color="auto" w:sz="8" w:space="0"/>
              <w:right w:val="nil"/>
            </w:tcBorders>
            <w:vAlign w:val="center"/>
          </w:tcPr>
          <w:p w14:paraId="284BEE86">
            <w:pPr>
              <w:jc w:val="center"/>
              <w:rPr>
                <w:ins w:id="803" w:author="Camille" w:date="2026-09-05T22:24:26Z"/>
                <w:rFonts w:hint="eastAsia" w:ascii="宋体" w:hAnsi="宋体" w:eastAsia="宋体" w:cs="宋体"/>
                <w:b w:val="0"/>
                <w:bCs w:val="0"/>
                <w:color w:val="auto"/>
                <w:sz w:val="21"/>
                <w:szCs w:val="21"/>
                <w:vertAlign w:val="baseline"/>
              </w:rPr>
            </w:pPr>
            <w:ins w:id="804" w:author="Camille" w:date="2026-09-05T22:24:26Z">
              <w:r>
                <w:rPr>
                  <w:rFonts w:hint="eastAsia" w:ascii="宋体" w:hAnsi="宋体" w:eastAsia="宋体" w:cs="宋体"/>
                  <w:b w:val="0"/>
                  <w:bCs w:val="0"/>
                  <w:color w:val="auto"/>
                  <w:sz w:val="21"/>
                  <w:szCs w:val="21"/>
                  <w:vertAlign w:val="baseline"/>
                </w:rPr>
                <w:t>基于大语言模型的文本生成与处理工具</w:t>
              </w:r>
            </w:ins>
          </w:p>
        </w:tc>
        <w:tc>
          <w:tcPr>
            <w:tcW w:w="2263" w:type="dxa"/>
            <w:tcBorders>
              <w:top w:val="nil"/>
              <w:left w:val="nil"/>
              <w:bottom w:val="single" w:color="auto" w:sz="8" w:space="0"/>
              <w:right w:val="nil"/>
            </w:tcBorders>
            <w:vAlign w:val="center"/>
          </w:tcPr>
          <w:p w14:paraId="0C9048F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ins w:id="805" w:author="Camille" w:date="2026-09-05T22:24:26Z"/>
                <w:rFonts w:hint="eastAsia" w:ascii="宋体" w:hAnsi="宋体" w:eastAsia="宋体" w:cs="宋体"/>
                <w:b w:val="0"/>
                <w:bCs w:val="0"/>
                <w:color w:val="auto"/>
                <w:sz w:val="21"/>
                <w:szCs w:val="21"/>
                <w:vertAlign w:val="baseline"/>
              </w:rPr>
            </w:pPr>
            <w:ins w:id="806" w:author="Camille" w:date="2026-09-05T22:24:26Z">
              <w:r>
                <w:rPr>
                  <w:rFonts w:hint="eastAsia" w:ascii="宋体" w:hAnsi="宋体" w:eastAsia="宋体" w:cs="宋体"/>
                  <w:b w:val="0"/>
                  <w:bCs w:val="0"/>
                  <w:color w:val="auto"/>
                  <w:sz w:val="21"/>
                  <w:szCs w:val="21"/>
                  <w:vertAlign w:val="baseline"/>
                </w:rPr>
                <w:t>辅助工作人员撰写通知、整理表头、处理文本类事务性工作</w:t>
              </w:r>
            </w:ins>
          </w:p>
        </w:tc>
      </w:tr>
    </w:tbl>
    <w:p w14:paraId="4F95916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808" w:author="Camille" w:date="2026-09-05T22:25:12Z"/>
          <w:rFonts w:hint="eastAsia" w:ascii="宋体" w:hAnsi="宋体" w:eastAsia="宋体" w:cs="宋体"/>
          <w:sz w:val="21"/>
          <w:szCs w:val="21"/>
          <w:lang w:val="en-US" w:eastAsia="zh-CN"/>
        </w:rPr>
        <w:pPrChange w:id="807" w:author="Camille" w:date="2026-09-05T22:26:2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pPr>
        </w:pPrChange>
      </w:pPr>
    </w:p>
    <w:p w14:paraId="0FDAFE1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810" w:author="Camille" w:date="2026-09-05T20:43:07Z"/>
          <w:rFonts w:hint="eastAsia" w:ascii="宋体" w:hAnsi="宋体" w:eastAsia="宋体" w:cs="宋体"/>
          <w:sz w:val="24"/>
          <w:szCs w:val="32"/>
          <w:lang w:val="en-US" w:eastAsia="zh-CN"/>
        </w:rPr>
        <w:pPrChange w:id="809" w:author="Camille" w:date="2026-09-05T22:27:41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pPr>
        </w:pPrChange>
      </w:pPr>
      <w:r>
        <w:rPr>
          <w:rFonts w:hint="eastAsia" w:ascii="宋体" w:hAnsi="宋体" w:eastAsia="宋体" w:cs="宋体"/>
          <w:sz w:val="21"/>
          <w:szCs w:val="21"/>
          <w:lang w:val="en-US" w:eastAsia="zh-CN"/>
        </w:rPr>
        <w:t>可机器能归集数，归集不了需要；能匹配岗位，匹配不了尊严。这是李文山心里始终留着的问号。</w:t>
      </w:r>
    </w:p>
    <w:p w14:paraId="69E1393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301" w:firstLineChars="100"/>
        <w:textAlignment w:val="auto"/>
        <w:rPr>
          <w:ins w:id="812" w:author="Camille" w:date="2026-09-05T19:54:05Z"/>
          <w:rFonts w:hint="eastAsia" w:ascii="宋体" w:hAnsi="宋体" w:eastAsia="宋体" w:cs="宋体"/>
          <w:b/>
          <w:bCs/>
          <w:sz w:val="30"/>
          <w:szCs w:val="30"/>
          <w:highlight w:val="none"/>
          <w:lang w:val="en-US" w:eastAsia="zh-CN"/>
        </w:rPr>
        <w:pPrChange w:id="811" w:author="Camille" w:date="2026-09-05T22:26:2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7230BE35">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lang w:val="en-US" w:eastAsia="zh-CN"/>
          <w:rPrChange w:id="814" w:author="Camille" w:date="2026-09-05T20:43:13Z">
            <w:rPr>
              <w:rFonts w:hint="eastAsia"/>
              <w:lang w:val="en-US" w:eastAsia="zh-CN"/>
            </w:rPr>
          </w:rPrChange>
        </w:rPr>
        <w:pPrChange w:id="813" w:author="Camille" w:date="2026-09-05T20:43:10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26" w:name="_Toc17925"/>
      <w:bookmarkStart w:id="27" w:name="_Toc22041"/>
      <w:bookmarkStart w:id="28" w:name="_Toc341"/>
      <w:r>
        <w:rPr>
          <w:rFonts w:hint="eastAsia"/>
          <w:sz w:val="30"/>
          <w:szCs w:val="30"/>
          <w:lang w:val="en-US" w:eastAsia="zh-CN"/>
          <w:rPrChange w:id="815" w:author="Camille" w:date="2026-09-05T20:43:13Z">
            <w:rPr>
              <w:rFonts w:hint="eastAsia"/>
              <w:lang w:val="en-US" w:eastAsia="zh-CN"/>
            </w:rPr>
          </w:rPrChange>
        </w:rPr>
        <w:t>结束语</w:t>
      </w:r>
      <w:bookmarkEnd w:id="26"/>
      <w:bookmarkEnd w:id="27"/>
      <w:bookmarkEnd w:id="28"/>
    </w:p>
    <w:p w14:paraId="330F1B9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寒来暑往，深夜的填表灯火渐稀。王磊告别了夜半伏案填报的日常，把更多精力沉在街巷一线。李文山再翻开“社区数仓”，看见的是脉络清晰的社区底数。</w:t>
      </w:r>
    </w:p>
    <w:p w14:paraId="4F41E8E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“报表通”打通了需求侧的数据调用通道，却未能触动部门数据共享的制度壁垒；“社区数仓”在供给侧构建了基层自主可用的数据资源池，使数据以单向同步的方式留存于社区</w:t>
      </w:r>
      <w:ins w:id="816" w:author="Camille" w:date="2026-09-05T19:54:17Z">
        <w:r>
          <w:rPr>
            <w:rFonts w:hint="eastAsia" w:ascii="宋体" w:hAnsi="宋体" w:eastAsia="宋体" w:cs="宋体"/>
            <w:sz w:val="21"/>
            <w:szCs w:val="21"/>
            <w:lang w:val="en-US" w:eastAsia="zh-CN"/>
          </w:rPr>
          <w:t>，</w:t>
        </w:r>
      </w:ins>
      <w:ins w:id="817" w:author="Camille" w:date="2026-09-05T19:54:25Z">
        <w:r>
          <w:rPr>
            <w:rFonts w:hint="eastAsia" w:ascii="宋体" w:hAnsi="宋体" w:eastAsia="宋体" w:cs="宋体"/>
            <w:sz w:val="21"/>
            <w:szCs w:val="21"/>
            <w:lang w:val="en-US" w:eastAsia="zh-CN"/>
          </w:rPr>
          <w:t>从而</w:t>
        </w:r>
      </w:ins>
      <w:del w:id="818" w:author="Camille" w:date="2026-09-05T19:54:17Z">
        <w:r>
          <w:rPr>
            <w:rFonts w:hint="eastAsia" w:ascii="宋体" w:hAnsi="宋体" w:eastAsia="宋体" w:cs="宋体"/>
            <w:sz w:val="21"/>
            <w:szCs w:val="21"/>
            <w:lang w:val="en-US" w:eastAsia="zh-CN"/>
          </w:rPr>
          <w:delText>、</w:delText>
        </w:r>
      </w:del>
      <w:r>
        <w:rPr>
          <w:rFonts w:hint="eastAsia" w:ascii="宋体" w:hAnsi="宋体" w:eastAsia="宋体" w:cs="宋体"/>
          <w:sz w:val="21"/>
          <w:szCs w:val="21"/>
          <w:lang w:val="en-US" w:eastAsia="zh-CN"/>
        </w:rPr>
        <w:t>绕开</w:t>
      </w:r>
      <w:ins w:id="819" w:author="Camille" w:date="2026-09-05T19:54:27Z">
        <w:r>
          <w:rPr>
            <w:rFonts w:hint="eastAsia" w:ascii="宋体" w:hAnsi="宋体" w:eastAsia="宋体" w:cs="宋体"/>
            <w:sz w:val="21"/>
            <w:szCs w:val="21"/>
            <w:lang w:val="en-US" w:eastAsia="zh-CN"/>
          </w:rPr>
          <w:t>了</w:t>
        </w:r>
      </w:ins>
      <w:ins w:id="820" w:author="Camille" w:date="2026-09-05T19:54:29Z">
        <w:r>
          <w:rPr>
            <w:rFonts w:hint="eastAsia" w:ascii="宋体" w:hAnsi="宋体" w:eastAsia="宋体" w:cs="宋体"/>
            <w:sz w:val="21"/>
            <w:szCs w:val="21"/>
            <w:lang w:val="en-US" w:eastAsia="zh-CN"/>
          </w:rPr>
          <w:t>数据</w:t>
        </w:r>
      </w:ins>
      <w:ins w:id="821" w:author="Camille" w:date="2026-09-05T21:54:38Z">
        <w:r>
          <w:rPr>
            <w:rFonts w:hint="eastAsia" w:ascii="宋体" w:hAnsi="宋体" w:eastAsia="宋体" w:cs="宋体"/>
            <w:sz w:val="21"/>
            <w:szCs w:val="21"/>
            <w:lang w:val="en-US" w:eastAsia="zh-CN"/>
          </w:rPr>
          <w:t>“</w:t>
        </w:r>
      </w:ins>
      <w:ins w:id="822" w:author="Camille" w:date="2026-09-05T19:54:29Z">
        <w:r>
          <w:rPr>
            <w:rFonts w:hint="eastAsia" w:ascii="宋体" w:hAnsi="宋体" w:eastAsia="宋体" w:cs="宋体"/>
            <w:sz w:val="21"/>
            <w:szCs w:val="21"/>
            <w:lang w:val="en-US" w:eastAsia="zh-CN"/>
          </w:rPr>
          <w:t>共享</w:t>
        </w:r>
      </w:ins>
      <w:ins w:id="823" w:author="Camille" w:date="2026-09-05T21:54:40Z">
        <w:r>
          <w:rPr>
            <w:rFonts w:hint="eastAsia" w:ascii="宋体" w:hAnsi="宋体" w:eastAsia="宋体" w:cs="宋体"/>
            <w:sz w:val="21"/>
            <w:szCs w:val="21"/>
            <w:lang w:val="en-US" w:eastAsia="zh-CN"/>
          </w:rPr>
          <w:t>”</w:t>
        </w:r>
      </w:ins>
      <w:r>
        <w:rPr>
          <w:rFonts w:hint="eastAsia" w:ascii="宋体" w:hAnsi="宋体" w:eastAsia="宋体" w:cs="宋体"/>
          <w:sz w:val="21"/>
          <w:szCs w:val="21"/>
          <w:lang w:val="en-US" w:eastAsia="zh-CN"/>
        </w:rPr>
        <w:t>审批流程。技术绕行改善了基层的工作条件，但</w:t>
      </w:r>
      <w:ins w:id="824" w:author="Camille" w:date="2026-09-05T19:54:48Z">
        <w:r>
          <w:rPr>
            <w:rFonts w:hint="eastAsia" w:ascii="宋体" w:hAnsi="宋体" w:eastAsia="宋体" w:cs="宋体"/>
            <w:sz w:val="21"/>
            <w:szCs w:val="21"/>
            <w:lang w:val="en-US" w:eastAsia="zh-CN"/>
          </w:rPr>
          <w:t>在</w:t>
        </w:r>
      </w:ins>
      <w:ins w:id="825" w:author="Camille" w:date="2026-09-05T19:54:49Z">
        <w:r>
          <w:rPr>
            <w:rFonts w:hint="eastAsia" w:ascii="宋体" w:hAnsi="宋体" w:eastAsia="宋体" w:cs="宋体"/>
            <w:sz w:val="21"/>
            <w:szCs w:val="21"/>
            <w:lang w:val="en-US" w:eastAsia="zh-CN"/>
          </w:rPr>
          <w:t>取得</w:t>
        </w:r>
      </w:ins>
      <w:ins w:id="826" w:author="Camille" w:date="2026-09-05T19:54:55Z">
        <w:r>
          <w:rPr>
            <w:rFonts w:hint="eastAsia" w:ascii="宋体" w:hAnsi="宋体" w:eastAsia="宋体" w:cs="宋体"/>
            <w:sz w:val="21"/>
            <w:szCs w:val="21"/>
            <w:lang w:val="en-US" w:eastAsia="zh-CN"/>
          </w:rPr>
          <w:t>一定</w:t>
        </w:r>
      </w:ins>
      <w:del w:id="827" w:author="Camille" w:date="2026-09-05T19:54:47Z">
        <w:r>
          <w:rPr>
            <w:rFonts w:hint="eastAsia" w:ascii="宋体" w:hAnsi="宋体" w:eastAsia="宋体" w:cs="宋体"/>
            <w:sz w:val="21"/>
            <w:szCs w:val="21"/>
            <w:lang w:val="en-US" w:eastAsia="zh-CN"/>
          </w:rPr>
          <w:delText>这些局</w:delText>
        </w:r>
      </w:del>
      <w:del w:id="828" w:author="Camille" w:date="2026-09-05T19:54:46Z">
        <w:r>
          <w:rPr>
            <w:rFonts w:hint="eastAsia" w:ascii="宋体" w:hAnsi="宋体" w:eastAsia="宋体" w:cs="宋体"/>
            <w:sz w:val="21"/>
            <w:szCs w:val="21"/>
            <w:lang w:val="en-US" w:eastAsia="zh-CN"/>
          </w:rPr>
          <w:delText>部</w:delText>
        </w:r>
      </w:del>
      <w:r>
        <w:rPr>
          <w:rFonts w:hint="eastAsia" w:ascii="宋体" w:hAnsi="宋体" w:eastAsia="宋体" w:cs="宋体"/>
          <w:sz w:val="21"/>
          <w:szCs w:val="21"/>
          <w:lang w:val="en-US" w:eastAsia="zh-CN"/>
        </w:rPr>
        <w:t>成效</w:t>
      </w:r>
      <w:ins w:id="829" w:author="Camille" w:date="2026-09-05T19:55:01Z">
        <w:r>
          <w:rPr>
            <w:rFonts w:hint="eastAsia" w:ascii="宋体" w:hAnsi="宋体" w:eastAsia="宋体" w:cs="宋体"/>
            <w:sz w:val="21"/>
            <w:szCs w:val="21"/>
            <w:lang w:val="en-US" w:eastAsia="zh-CN"/>
          </w:rPr>
          <w:t>的</w:t>
        </w:r>
      </w:ins>
      <w:ins w:id="830" w:author="Camille" w:date="2026-09-05T19:55:03Z">
        <w:r>
          <w:rPr>
            <w:rFonts w:hint="eastAsia" w:ascii="宋体" w:hAnsi="宋体" w:eastAsia="宋体" w:cs="宋体"/>
            <w:sz w:val="21"/>
            <w:szCs w:val="21"/>
            <w:lang w:val="en-US" w:eastAsia="zh-CN"/>
          </w:rPr>
          <w:t>同时</w:t>
        </w:r>
      </w:ins>
      <w:r>
        <w:rPr>
          <w:rFonts w:hint="eastAsia" w:ascii="宋体" w:hAnsi="宋体" w:eastAsia="宋体" w:cs="宋体"/>
          <w:sz w:val="21"/>
          <w:szCs w:val="21"/>
          <w:lang w:val="en-US" w:eastAsia="zh-CN"/>
        </w:rPr>
        <w:t>掩盖了更深层的问题。当基层可以通过数据沉淀和自主调用绕过部门壁垒完成工作时，推动跨部门数据共享改革的制度动力反而会被削弱。</w:t>
      </w:r>
      <w:ins w:id="831" w:author="Camille" w:date="2026-09-05T19:55:09Z">
        <w:r>
          <w:rPr>
            <w:rFonts w:hint="eastAsia" w:ascii="宋体" w:hAnsi="宋体" w:eastAsia="宋体" w:cs="宋体"/>
            <w:sz w:val="21"/>
            <w:szCs w:val="21"/>
            <w:lang w:val="en-US" w:eastAsia="zh-CN"/>
          </w:rPr>
          <w:t>技术</w:t>
        </w:r>
      </w:ins>
      <w:r>
        <w:rPr>
          <w:rFonts w:hint="eastAsia" w:ascii="宋体" w:hAnsi="宋体" w:eastAsia="宋体" w:cs="宋体"/>
          <w:sz w:val="21"/>
          <w:szCs w:val="21"/>
          <w:lang w:val="en-US" w:eastAsia="zh-CN"/>
        </w:rPr>
        <w:t>绕行越有效，基层对部门配合的需求就越低，拆除壁垒的紧迫性就越弱。</w:t>
      </w:r>
    </w:p>
    <w:p w14:paraId="645CFFC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del w:id="832" w:author="Camille" w:date="2026-09-05T20:43:21Z"/>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技术可以提供绕行的路径，但无法替代制度的变革。航向何方，是留给武侯的待解之题，也是抛给每一位数字治理亲历者的长远叩问。它呼唤着一场技术逻辑、权责边界与治理温度的系统性再平衡，</w:t>
      </w:r>
      <w:ins w:id="833" w:author="Camille" w:date="2026-09-05T19:55:21Z">
        <w:r>
          <w:rPr>
            <w:rFonts w:hint="eastAsia" w:ascii="宋体" w:hAnsi="宋体" w:eastAsia="宋体" w:cs="宋体"/>
            <w:sz w:val="21"/>
            <w:szCs w:val="21"/>
            <w:lang w:val="en-US" w:eastAsia="zh-CN"/>
          </w:rPr>
          <w:t>呼唤着</w:t>
        </w:r>
      </w:ins>
      <w:del w:id="834" w:author="Camille" w:date="2026-09-05T19:55:18Z">
        <w:r>
          <w:rPr>
            <w:rFonts w:hint="eastAsia" w:ascii="宋体" w:hAnsi="宋体" w:eastAsia="宋体" w:cs="宋体"/>
            <w:sz w:val="21"/>
            <w:szCs w:val="21"/>
            <w:lang w:val="en-US" w:eastAsia="zh-CN"/>
          </w:rPr>
          <w:delText>探寻</w:delText>
        </w:r>
      </w:del>
      <w:r>
        <w:rPr>
          <w:rFonts w:hint="eastAsia" w:ascii="宋体" w:hAnsi="宋体" w:eastAsia="宋体" w:cs="宋体"/>
          <w:sz w:val="21"/>
          <w:szCs w:val="21"/>
          <w:lang w:val="en-US" w:eastAsia="zh-CN"/>
        </w:rPr>
        <w:t>一条既通数据脉络、亦通人心肌理的基层治理智能化之路。</w:t>
      </w:r>
    </w:p>
    <w:p w14:paraId="0F23165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ascii="宋体" w:hAnsi="宋体" w:eastAsia="宋体" w:cs="宋体"/>
          <w:b/>
          <w:bCs/>
          <w:sz w:val="28"/>
          <w:szCs w:val="36"/>
          <w:lang w:val="en-US" w:eastAsia="zh-CN"/>
        </w:rPr>
        <w:pPrChange w:id="835" w:author="Camille" w:date="2026-09-05T20:43:21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pPr>
        </w:pPrChange>
      </w:pPr>
    </w:p>
    <w:p w14:paraId="101A4E3B">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lang w:val="en-US" w:eastAsia="zh-CN"/>
          <w:rPrChange w:id="837" w:author="Camille" w:date="2026-09-05T20:43:26Z">
            <w:rPr>
              <w:rFonts w:hint="eastAsia"/>
              <w:lang w:val="en-US" w:eastAsia="zh-CN"/>
            </w:rPr>
          </w:rPrChange>
        </w:rPr>
        <w:pPrChange w:id="836" w:author="Camille" w:date="2026-09-05T20:43:24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29" w:name="_Toc19436"/>
      <w:bookmarkStart w:id="30" w:name="_Toc24068"/>
      <w:bookmarkStart w:id="31" w:name="_Toc205"/>
      <w:r>
        <w:rPr>
          <w:rFonts w:hint="eastAsia"/>
          <w:sz w:val="30"/>
          <w:szCs w:val="30"/>
          <w:lang w:val="en-US" w:eastAsia="zh-CN"/>
          <w:rPrChange w:id="838" w:author="Camille" w:date="2026-09-05T20:43:26Z">
            <w:rPr>
              <w:rFonts w:hint="eastAsia"/>
              <w:lang w:val="en-US" w:eastAsia="zh-CN"/>
            </w:rPr>
          </w:rPrChange>
        </w:rPr>
        <w:t>参考性问题</w:t>
      </w:r>
      <w:bookmarkEnd w:id="29"/>
      <w:bookmarkEnd w:id="30"/>
      <w:bookmarkEnd w:id="31"/>
    </w:p>
    <w:p w14:paraId="10098A8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39" w:author="Camille" w:date="2026-09-05T17:50:58Z"/>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ins w:id="840" w:author="Camille" w:date="2026-09-05T17:50:58Z">
        <w:r>
          <w:rPr>
            <w:rFonts w:hint="eastAsia" w:ascii="宋体" w:hAnsi="宋体" w:eastAsia="宋体" w:cs="宋体"/>
            <w:sz w:val="21"/>
            <w:szCs w:val="21"/>
            <w:lang w:val="en-US" w:eastAsia="zh-CN"/>
          </w:rPr>
          <w:t>“报表通”从需求侧打通了数据调用的技术通道，报表数量压减明显，但基层的实际减负效果却不如预期。“能调”和“能减负”之间</w:t>
        </w:r>
      </w:ins>
      <w:ins w:id="841" w:author="Camille" w:date="2026-09-05T19:55:38Z">
        <w:r>
          <w:rPr>
            <w:rFonts w:hint="eastAsia" w:ascii="宋体" w:hAnsi="宋体" w:eastAsia="宋体" w:cs="宋体"/>
            <w:sz w:val="21"/>
            <w:szCs w:val="21"/>
            <w:lang w:val="en-US" w:eastAsia="zh-CN"/>
          </w:rPr>
          <w:t>存在</w:t>
        </w:r>
      </w:ins>
      <w:ins w:id="842" w:author="Camille" w:date="2026-09-05T17:50:58Z">
        <w:r>
          <w:rPr>
            <w:rFonts w:hint="eastAsia" w:ascii="宋体" w:hAnsi="宋体" w:eastAsia="宋体" w:cs="宋体"/>
            <w:sz w:val="21"/>
            <w:szCs w:val="21"/>
            <w:lang w:val="en-US" w:eastAsia="zh-CN"/>
          </w:rPr>
          <w:t>落差</w:t>
        </w:r>
      </w:ins>
      <w:ins w:id="843" w:author="Camille" w:date="2026-09-05T19:55:43Z">
        <w:r>
          <w:rPr>
            <w:rFonts w:hint="eastAsia" w:ascii="宋体" w:hAnsi="宋体" w:eastAsia="宋体" w:cs="宋体"/>
            <w:sz w:val="21"/>
            <w:szCs w:val="21"/>
            <w:lang w:val="en-US" w:eastAsia="zh-CN"/>
          </w:rPr>
          <w:t>的</w:t>
        </w:r>
      </w:ins>
      <w:ins w:id="844" w:author="Camille" w:date="2026-09-05T19:55:50Z">
        <w:r>
          <w:rPr>
            <w:rFonts w:hint="eastAsia" w:ascii="宋体" w:hAnsi="宋体" w:eastAsia="宋体" w:cs="宋体"/>
            <w:sz w:val="21"/>
            <w:szCs w:val="21"/>
            <w:lang w:val="en-US" w:eastAsia="zh-CN"/>
          </w:rPr>
          <w:t>原因是什么</w:t>
        </w:r>
      </w:ins>
      <w:ins w:id="845" w:author="Camille" w:date="2026-09-05T17:50:58Z">
        <w:r>
          <w:rPr>
            <w:rFonts w:hint="eastAsia" w:ascii="宋体" w:hAnsi="宋体" w:eastAsia="宋体" w:cs="宋体"/>
            <w:sz w:val="21"/>
            <w:szCs w:val="21"/>
            <w:lang w:val="en-US" w:eastAsia="zh-CN"/>
          </w:rPr>
          <w:t>？</w:t>
        </w:r>
      </w:ins>
    </w:p>
    <w:p w14:paraId="4E28A0E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46" w:author="Camille" w:date="2026-09-05T17:50:58Z"/>
          <w:rFonts w:hint="eastAsia" w:ascii="宋体" w:hAnsi="宋体" w:eastAsia="宋体" w:cs="宋体"/>
          <w:sz w:val="21"/>
          <w:szCs w:val="21"/>
          <w:lang w:val="en-US" w:eastAsia="zh-CN"/>
        </w:rPr>
      </w:pPr>
      <w:ins w:id="847" w:author="Camille" w:date="2026-09-05T17:50:58Z">
        <w:r>
          <w:rPr>
            <w:rFonts w:hint="eastAsia" w:ascii="宋体" w:hAnsi="宋体" w:eastAsia="宋体" w:cs="宋体"/>
            <w:sz w:val="21"/>
            <w:szCs w:val="21"/>
            <w:lang w:val="en-US" w:eastAsia="zh-CN"/>
          </w:rPr>
          <w:t>2.“社区数仓”让数据留在社区，基层不必通过部门审批就能自主</w:t>
        </w:r>
      </w:ins>
      <w:ins w:id="848" w:author="Camille" w:date="2026-09-05T19:55:59Z">
        <w:r>
          <w:rPr>
            <w:rFonts w:hint="eastAsia" w:ascii="宋体" w:hAnsi="宋体" w:eastAsia="宋体" w:cs="宋体"/>
            <w:sz w:val="21"/>
            <w:szCs w:val="21"/>
            <w:lang w:val="en-US" w:eastAsia="zh-CN"/>
          </w:rPr>
          <w:t>使用</w:t>
        </w:r>
      </w:ins>
      <w:ins w:id="849" w:author="Camille" w:date="2026-09-05T17:50:58Z">
        <w:r>
          <w:rPr>
            <w:rFonts w:hint="eastAsia" w:ascii="宋体" w:hAnsi="宋体" w:eastAsia="宋体" w:cs="宋体"/>
            <w:sz w:val="21"/>
            <w:szCs w:val="21"/>
            <w:lang w:val="en-US" w:eastAsia="zh-CN"/>
          </w:rPr>
          <w:t>。这条路径在什么条件下走得通？它解决了</w:t>
        </w:r>
      </w:ins>
      <w:ins w:id="850" w:author="Camille" w:date="2026-09-05T17:51:44Z">
        <w:r>
          <w:rPr>
            <w:rFonts w:hint="eastAsia" w:ascii="宋体" w:hAnsi="宋体" w:eastAsia="宋体" w:cs="宋体"/>
            <w:sz w:val="21"/>
            <w:szCs w:val="21"/>
            <w:lang w:val="en-US" w:eastAsia="zh-CN"/>
          </w:rPr>
          <w:t>哪些</w:t>
        </w:r>
      </w:ins>
      <w:ins w:id="851" w:author="Camille" w:date="2026-09-05T17:50:58Z">
        <w:r>
          <w:rPr>
            <w:rFonts w:hint="eastAsia" w:ascii="宋体" w:hAnsi="宋体" w:eastAsia="宋体" w:cs="宋体"/>
            <w:sz w:val="21"/>
            <w:szCs w:val="21"/>
            <w:lang w:val="en-US" w:eastAsia="zh-CN"/>
          </w:rPr>
          <w:t>问题，</w:t>
        </w:r>
      </w:ins>
      <w:ins w:id="852" w:author="Camille" w:date="2026-09-05T17:51:48Z">
        <w:r>
          <w:rPr>
            <w:rFonts w:hint="eastAsia" w:ascii="宋体" w:hAnsi="宋体" w:eastAsia="宋体" w:cs="宋体"/>
            <w:sz w:val="21"/>
            <w:szCs w:val="21"/>
            <w:lang w:val="en-US" w:eastAsia="zh-CN"/>
          </w:rPr>
          <w:t>又</w:t>
        </w:r>
      </w:ins>
      <w:ins w:id="853" w:author="Camille" w:date="2026-09-05T17:50:58Z">
        <w:r>
          <w:rPr>
            <w:rFonts w:hint="eastAsia" w:ascii="宋体" w:hAnsi="宋体" w:eastAsia="宋体" w:cs="宋体"/>
            <w:sz w:val="21"/>
            <w:szCs w:val="21"/>
            <w:lang w:val="en-US" w:eastAsia="zh-CN"/>
          </w:rPr>
          <w:t>把哪些更深层的制度问题留在了原地？</w:t>
        </w:r>
      </w:ins>
    </w:p>
    <w:p w14:paraId="181A7A6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54" w:author="Camille" w:date="2026-09-05T17:50:58Z"/>
          <w:rFonts w:hint="eastAsia" w:ascii="宋体" w:hAnsi="宋体" w:eastAsia="宋体" w:cs="宋体"/>
          <w:sz w:val="21"/>
          <w:szCs w:val="21"/>
          <w:lang w:val="en-US" w:eastAsia="zh-CN"/>
        </w:rPr>
      </w:pPr>
      <w:ins w:id="855" w:author="Camille" w:date="2026-09-05T17:50:58Z">
        <w:r>
          <w:rPr>
            <w:rFonts w:hint="eastAsia" w:ascii="宋体" w:hAnsi="宋体" w:eastAsia="宋体" w:cs="宋体"/>
            <w:sz w:val="21"/>
            <w:szCs w:val="21"/>
            <w:lang w:val="en-US" w:eastAsia="zh-CN"/>
          </w:rPr>
          <w:t>3.“社区数仓”把眼前的问题解决得越好，上级看到的成效就越明显</w:t>
        </w:r>
      </w:ins>
      <w:ins w:id="856" w:author="Camille" w:date="2026-09-05T17:52:03Z">
        <w:r>
          <w:rPr>
            <w:rFonts w:hint="eastAsia" w:ascii="宋体" w:hAnsi="宋体" w:eastAsia="宋体" w:cs="宋体"/>
            <w:sz w:val="21"/>
            <w:szCs w:val="21"/>
            <w:lang w:val="en-US" w:eastAsia="zh-CN"/>
          </w:rPr>
          <w:t>，</w:t>
        </w:r>
      </w:ins>
      <w:ins w:id="857" w:author="Camille" w:date="2026-09-05T17:50:58Z">
        <w:r>
          <w:rPr>
            <w:rFonts w:hint="eastAsia" w:ascii="宋体" w:hAnsi="宋体" w:eastAsia="宋体" w:cs="宋体"/>
            <w:sz w:val="21"/>
            <w:szCs w:val="21"/>
            <w:lang w:val="en-US" w:eastAsia="zh-CN"/>
          </w:rPr>
          <w:t>但部门之间的数据</w:t>
        </w:r>
      </w:ins>
      <w:ins w:id="858" w:author="Camille" w:date="2026-09-05T17:52:08Z">
        <w:r>
          <w:rPr>
            <w:rFonts w:hint="eastAsia" w:ascii="宋体" w:hAnsi="宋体" w:eastAsia="宋体" w:cs="宋体"/>
            <w:sz w:val="21"/>
            <w:szCs w:val="21"/>
            <w:lang w:val="en-US" w:eastAsia="zh-CN"/>
          </w:rPr>
          <w:t>壁垒</w:t>
        </w:r>
      </w:ins>
      <w:ins w:id="859" w:author="Camille" w:date="2026-09-05T19:56:10Z">
        <w:r>
          <w:rPr>
            <w:rFonts w:hint="eastAsia" w:ascii="宋体" w:hAnsi="宋体" w:eastAsia="宋体" w:cs="宋体"/>
            <w:sz w:val="21"/>
            <w:szCs w:val="21"/>
            <w:lang w:val="en-US" w:eastAsia="zh-CN"/>
          </w:rPr>
          <w:t>仍</w:t>
        </w:r>
      </w:ins>
      <w:ins w:id="860" w:author="Camille" w:date="2026-09-05T21:55:00Z">
        <w:r>
          <w:rPr>
            <w:rFonts w:hint="eastAsia" w:ascii="宋体" w:hAnsi="宋体" w:eastAsia="宋体" w:cs="宋体"/>
            <w:sz w:val="21"/>
            <w:szCs w:val="21"/>
            <w:lang w:val="en-US" w:eastAsia="zh-CN"/>
          </w:rPr>
          <w:t>被</w:t>
        </w:r>
      </w:ins>
      <w:ins w:id="861" w:author="Camille" w:date="2026-09-05T21:55:05Z">
        <w:r>
          <w:rPr>
            <w:rFonts w:hint="eastAsia" w:ascii="宋体" w:hAnsi="宋体" w:eastAsia="宋体" w:cs="宋体"/>
            <w:sz w:val="21"/>
            <w:szCs w:val="21"/>
            <w:lang w:val="en-US" w:eastAsia="zh-CN"/>
          </w:rPr>
          <w:t>置于一旁</w:t>
        </w:r>
      </w:ins>
      <w:ins w:id="862" w:author="Camille" w:date="2026-09-05T17:50:58Z">
        <w:r>
          <w:rPr>
            <w:rFonts w:hint="eastAsia" w:ascii="宋体" w:hAnsi="宋体" w:eastAsia="宋体" w:cs="宋体"/>
            <w:sz w:val="21"/>
            <w:szCs w:val="21"/>
            <w:lang w:val="en-US" w:eastAsia="zh-CN"/>
          </w:rPr>
          <w:t>。</w:t>
        </w:r>
      </w:ins>
      <w:ins w:id="863" w:author="Camille" w:date="2026-09-05T19:56:21Z">
        <w:r>
          <w:rPr>
            <w:rFonts w:hint="eastAsia" w:ascii="宋体" w:hAnsi="宋体" w:eastAsia="宋体" w:cs="宋体"/>
            <w:sz w:val="21"/>
            <w:szCs w:val="21"/>
            <w:lang w:val="en-US" w:eastAsia="zh-CN"/>
          </w:rPr>
          <w:t>这种</w:t>
        </w:r>
      </w:ins>
      <w:ins w:id="864" w:author="Camille" w:date="2026-09-05T17:50:58Z">
        <w:r>
          <w:rPr>
            <w:rFonts w:hint="eastAsia" w:ascii="宋体" w:hAnsi="宋体" w:eastAsia="宋体" w:cs="宋体"/>
            <w:sz w:val="21"/>
            <w:szCs w:val="21"/>
            <w:lang w:val="en-US" w:eastAsia="zh-CN"/>
          </w:rPr>
          <w:t>局面是如何形成的？</w:t>
        </w:r>
      </w:ins>
    </w:p>
    <w:p w14:paraId="5A2C02E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865" w:author="Camille" w:date="2026-09-05T17:50:54Z"/>
          <w:rFonts w:hint="eastAsia" w:ascii="宋体" w:hAnsi="宋体" w:eastAsia="宋体" w:cs="宋体"/>
          <w:sz w:val="21"/>
          <w:szCs w:val="21"/>
          <w:lang w:val="en-US" w:eastAsia="zh-CN"/>
        </w:rPr>
      </w:pPr>
      <w:ins w:id="866" w:author="Camille" w:date="2026-09-05T17:50:58Z">
        <w:r>
          <w:rPr>
            <w:rFonts w:hint="eastAsia" w:ascii="宋体" w:hAnsi="宋体" w:eastAsia="宋体" w:cs="宋体"/>
            <w:sz w:val="21"/>
            <w:szCs w:val="21"/>
            <w:lang w:val="en-US" w:eastAsia="zh-CN"/>
          </w:rPr>
          <w:t>4. 让技术方案不变成对制度问题的永久遮蔽，应该从哪些方向入手，把技术效能转化为推动制度改革的力量？</w:t>
        </w:r>
      </w:ins>
      <w:del w:id="867" w:author="Camille" w:date="2026-09-05T17:50:54Z">
        <w:r>
          <w:rPr>
            <w:rFonts w:hint="eastAsia" w:ascii="宋体" w:hAnsi="宋体" w:eastAsia="宋体" w:cs="宋体"/>
            <w:sz w:val="21"/>
            <w:szCs w:val="21"/>
            <w:lang w:val="en-US" w:eastAsia="zh-CN"/>
          </w:rPr>
          <w:delText>需求侧的“报表通”解决了数据“能不能调”的技术问题，却为何难以突破部门“愿不愿意给”的意愿壁垒？数据共享的制度障碍背后暗含着怎样的逻辑？</w:delText>
        </w:r>
      </w:del>
    </w:p>
    <w:p w14:paraId="4052DF9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868" w:author="Camille" w:date="2026-09-05T17:50:54Z"/>
          <w:rFonts w:hint="eastAsia" w:ascii="宋体" w:hAnsi="宋体" w:eastAsia="宋体" w:cs="宋体"/>
          <w:sz w:val="21"/>
          <w:szCs w:val="21"/>
          <w:lang w:val="en-US" w:eastAsia="zh-CN"/>
        </w:rPr>
      </w:pPr>
      <w:del w:id="869" w:author="Camille" w:date="2026-09-05T17:50:54Z">
        <w:r>
          <w:rPr>
            <w:rFonts w:hint="eastAsia" w:ascii="宋体" w:hAnsi="宋体" w:eastAsia="宋体" w:cs="宋体"/>
            <w:sz w:val="21"/>
            <w:szCs w:val="21"/>
            <w:lang w:val="en-US" w:eastAsia="zh-CN"/>
          </w:rPr>
          <w:delText>2.AI技术在数据归集、处理和调用各环节的嵌入，改变了基层工作的哪些环节？技术嵌入在什么条件下才能真正转化为治理效能，而非制造新的留痕负担？</w:delText>
        </w:r>
      </w:del>
    </w:p>
    <w:p w14:paraId="65808A7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870" w:author="Camille" w:date="2026-09-05T17:50:54Z"/>
          <w:rFonts w:hint="eastAsia" w:ascii="宋体" w:hAnsi="宋体" w:eastAsia="宋体" w:cs="宋体"/>
          <w:sz w:val="21"/>
          <w:szCs w:val="21"/>
          <w:lang w:val="en-US" w:eastAsia="zh-CN"/>
        </w:rPr>
      </w:pPr>
      <w:del w:id="871" w:author="Camille" w:date="2026-09-05T17:50:54Z">
        <w:r>
          <w:rPr>
            <w:rFonts w:hint="eastAsia" w:ascii="宋体" w:hAnsi="宋体" w:eastAsia="宋体" w:cs="宋体"/>
            <w:sz w:val="21"/>
            <w:szCs w:val="21"/>
            <w:lang w:val="en-US" w:eastAsia="zh-CN"/>
          </w:rPr>
          <w:delText>3.供给侧的“社区数仓”以数据留存社区的方式绕开了部门壁垒，这一做法在制度层面实现了什么突破，又留下了哪些尚未解决的问题？</w:delText>
        </w:r>
      </w:del>
    </w:p>
    <w:p w14:paraId="01E5344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30"/>
          <w:szCs w:val="30"/>
          <w:lang w:val="en-US" w:eastAsia="zh-CN"/>
        </w:rPr>
      </w:pPr>
      <w:del w:id="872" w:author="Camille" w:date="2026-09-05T17:50:54Z">
        <w:r>
          <w:rPr>
            <w:rFonts w:hint="eastAsia" w:ascii="宋体" w:hAnsi="宋体" w:eastAsia="宋体" w:cs="宋体"/>
            <w:sz w:val="21"/>
            <w:szCs w:val="21"/>
            <w:lang w:val="en-US" w:eastAsia="zh-CN"/>
          </w:rPr>
          <w:delText>4.“报表通”与“社区数仓”的供需协同模式能否在更大范围内复制推广？其落地运行依赖哪些组织条件和制度支撑？</w:delText>
        </w:r>
      </w:del>
    </w:p>
    <w:p w14:paraId="3367CDC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73" w:author="Camille" w:date="2026-09-05T20:43:34Z"/>
          <w:rFonts w:hint="eastAsia" w:ascii="宋体" w:hAnsi="宋体" w:eastAsia="宋体" w:cs="宋体"/>
          <w:b/>
          <w:bCs/>
          <w:sz w:val="30"/>
          <w:szCs w:val="30"/>
          <w:lang w:val="en-US" w:eastAsia="zh-CN"/>
        </w:rPr>
      </w:pPr>
    </w:p>
    <w:p w14:paraId="3D3A717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74" w:author="Camille" w:date="2026-09-05T20:43:34Z"/>
          <w:rFonts w:hint="eastAsia" w:ascii="宋体" w:hAnsi="宋体" w:eastAsia="宋体" w:cs="宋体"/>
          <w:b/>
          <w:bCs/>
          <w:sz w:val="30"/>
          <w:szCs w:val="30"/>
          <w:lang w:val="en-US" w:eastAsia="zh-CN"/>
        </w:rPr>
      </w:pPr>
    </w:p>
    <w:p w14:paraId="4C7972A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75" w:author="Camille" w:date="2026-09-05T20:43:34Z"/>
          <w:rFonts w:hint="eastAsia" w:ascii="宋体" w:hAnsi="宋体" w:eastAsia="宋体" w:cs="宋体"/>
          <w:b/>
          <w:bCs/>
          <w:sz w:val="30"/>
          <w:szCs w:val="30"/>
          <w:lang w:val="en-US" w:eastAsia="zh-CN"/>
        </w:rPr>
      </w:pPr>
    </w:p>
    <w:p w14:paraId="15D13A0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76" w:author="Camille" w:date="2026-09-05T20:43:35Z"/>
          <w:rFonts w:hint="eastAsia" w:ascii="宋体" w:hAnsi="宋体" w:eastAsia="宋体" w:cs="宋体"/>
          <w:b/>
          <w:bCs/>
          <w:sz w:val="30"/>
          <w:szCs w:val="30"/>
          <w:lang w:val="en-US" w:eastAsia="zh-CN"/>
        </w:rPr>
      </w:pPr>
    </w:p>
    <w:p w14:paraId="1237CED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77" w:author="Camille" w:date="2026-09-05T20:43:35Z"/>
          <w:rFonts w:hint="eastAsia" w:ascii="宋体" w:hAnsi="宋体" w:eastAsia="宋体" w:cs="宋体"/>
          <w:b/>
          <w:bCs/>
          <w:sz w:val="30"/>
          <w:szCs w:val="30"/>
          <w:lang w:val="en-US" w:eastAsia="zh-CN"/>
        </w:rPr>
      </w:pPr>
    </w:p>
    <w:p w14:paraId="4307E62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878" w:author="Camille" w:date="2026-09-05T20:43:36Z"/>
          <w:rFonts w:hint="eastAsia" w:ascii="宋体" w:hAnsi="宋体" w:eastAsia="宋体" w:cs="宋体"/>
          <w:b/>
          <w:bCs/>
          <w:sz w:val="30"/>
          <w:szCs w:val="30"/>
          <w:lang w:val="en-US" w:eastAsia="zh-CN"/>
        </w:rPr>
      </w:pPr>
    </w:p>
    <w:p w14:paraId="1B014495">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880" w:author="Camille" w:date="2026-09-05T22:33:18Z"/>
          <w:rFonts w:hint="eastAsia"/>
          <w:sz w:val="30"/>
          <w:szCs w:val="30"/>
          <w:lang w:val="en-US" w:eastAsia="zh-CN"/>
        </w:rPr>
        <w:pPrChange w:id="879" w:author="Camille" w:date="2026-09-05T20:43:4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32" w:name="_Toc6722"/>
      <w:bookmarkStart w:id="33" w:name="_Toc25474"/>
      <w:bookmarkStart w:id="34" w:name="_Toc2786"/>
    </w:p>
    <w:p w14:paraId="254308AE">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882" w:author="Camille" w:date="2026-09-05T22:33:18Z"/>
          <w:rFonts w:hint="eastAsia"/>
          <w:sz w:val="30"/>
          <w:szCs w:val="30"/>
          <w:lang w:val="en-US" w:eastAsia="zh-CN"/>
        </w:rPr>
        <w:pPrChange w:id="881" w:author="Camille" w:date="2026-09-05T20:43:4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1A6F0325">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rPrChange w:id="884" w:author="Camille" w:date="2026-09-05T20:43:47Z">
            <w:rPr>
              <w:rFonts w:hint="eastAsia"/>
            </w:rPr>
          </w:rPrChange>
        </w:rPr>
        <w:pPrChange w:id="883" w:author="Camille" w:date="2026-09-05T20:43:4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r>
        <w:rPr>
          <w:rFonts w:hint="eastAsia"/>
          <w:sz w:val="30"/>
          <w:szCs w:val="30"/>
          <w:lang w:val="en-US" w:eastAsia="zh-CN"/>
          <w:rPrChange w:id="885" w:author="Camille" w:date="2026-09-05T20:43:47Z">
            <w:rPr>
              <w:rFonts w:hint="eastAsia"/>
              <w:lang w:val="en-US" w:eastAsia="zh-CN"/>
            </w:rPr>
          </w:rPrChange>
        </w:rPr>
        <w:t>附录</w:t>
      </w:r>
      <w:bookmarkEnd w:id="32"/>
      <w:bookmarkEnd w:id="33"/>
      <w:bookmarkEnd w:id="34"/>
    </w:p>
    <w:p w14:paraId="51659F14">
      <w:pPr>
        <w:pStyle w:val="3"/>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宋体" w:hAnsi="宋体" w:eastAsia="宋体" w:cs="宋体"/>
          <w:sz w:val="24"/>
          <w:rPrChange w:id="887" w:author="Camille" w:date="2026-09-05T20:43:56Z">
            <w:rPr>
              <w:rFonts w:hint="eastAsia"/>
            </w:rPr>
          </w:rPrChange>
        </w:rPr>
        <w:pPrChange w:id="886" w:author="Camille" w:date="2026-09-05T20:43:51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both"/>
            <w:textAlignment w:val="auto"/>
          </w:pPr>
        </w:pPrChange>
      </w:pPr>
      <w:del w:id="888" w:author="Camille" w:date="2026-09-05T20:43:41Z">
        <w:bookmarkStart w:id="35" w:name="_Toc14189"/>
        <w:bookmarkStart w:id="36" w:name="_Toc4002"/>
        <w:bookmarkStart w:id="37" w:name="_Toc16603"/>
        <w:r>
          <w:rPr>
            <w:rFonts w:hint="eastAsia" w:ascii="宋体" w:hAnsi="宋体" w:eastAsia="宋体" w:cs="宋体"/>
            <w:sz w:val="24"/>
            <w:rPrChange w:id="889" w:author="Camille" w:date="2026-09-05T20:43:56Z">
              <w:rPr>
                <w:rFonts w:hint="eastAsia"/>
              </w:rPr>
            </w:rPrChange>
          </w:rPr>
          <w:delText>附</w:delText>
        </w:r>
      </w:del>
      <w:del w:id="890" w:author="Camille" w:date="2026-09-05T20:43:40Z">
        <w:r>
          <w:rPr>
            <w:rFonts w:hint="eastAsia" w:ascii="宋体" w:hAnsi="宋体" w:eastAsia="宋体" w:cs="宋体"/>
            <w:sz w:val="24"/>
            <w:rPrChange w:id="891" w:author="Camille" w:date="2026-09-05T20:43:56Z">
              <w:rPr>
                <w:rFonts w:hint="eastAsia"/>
              </w:rPr>
            </w:rPrChange>
          </w:rPr>
          <w:delText>录2：</w:delText>
        </w:r>
      </w:del>
      <w:r>
        <w:rPr>
          <w:rFonts w:hint="eastAsia" w:ascii="宋体" w:hAnsi="宋体" w:eastAsia="宋体" w:cs="宋体"/>
          <w:sz w:val="24"/>
          <w:rPrChange w:id="892" w:author="Camille" w:date="2026-09-05T20:43:56Z">
            <w:rPr>
              <w:rFonts w:hint="eastAsia"/>
            </w:rPr>
          </w:rPrChange>
        </w:rPr>
        <w:t>武侯区残疾人数据统计表</w:t>
      </w:r>
      <w:bookmarkEnd w:id="35"/>
      <w:bookmarkEnd w:id="36"/>
      <w:bookmarkEnd w:id="37"/>
    </w:p>
    <w:tbl>
      <w:tblPr>
        <w:tblStyle w:val="10"/>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3245"/>
        <w:gridCol w:w="1675"/>
        <w:gridCol w:w="2618"/>
      </w:tblGrid>
      <w:tr w14:paraId="2797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9" w:type="dxa"/>
            <w:vAlign w:val="center"/>
          </w:tcPr>
          <w:p w14:paraId="615F5574">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序号</w:t>
            </w:r>
          </w:p>
        </w:tc>
        <w:tc>
          <w:tcPr>
            <w:tcW w:w="3245" w:type="dxa"/>
            <w:vAlign w:val="center"/>
          </w:tcPr>
          <w:p w14:paraId="4237A219">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统计项</w:t>
            </w:r>
          </w:p>
        </w:tc>
        <w:tc>
          <w:tcPr>
            <w:tcW w:w="1675" w:type="dxa"/>
            <w:vAlign w:val="center"/>
          </w:tcPr>
          <w:p w14:paraId="560FC436">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数据</w:t>
            </w:r>
          </w:p>
        </w:tc>
        <w:tc>
          <w:tcPr>
            <w:tcW w:w="2618" w:type="dxa"/>
            <w:vAlign w:val="center"/>
          </w:tcPr>
          <w:p w14:paraId="3F0BB287">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备注</w:t>
            </w:r>
          </w:p>
        </w:tc>
      </w:tr>
      <w:tr w14:paraId="34C0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9" w:type="dxa"/>
            <w:vAlign w:val="center"/>
          </w:tcPr>
          <w:p w14:paraId="129963C8">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1</w:t>
            </w:r>
          </w:p>
        </w:tc>
        <w:tc>
          <w:tcPr>
            <w:tcW w:w="3245" w:type="dxa"/>
            <w:vAlign w:val="center"/>
          </w:tcPr>
          <w:p w14:paraId="645082C4">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武侯区辖区面积</w:t>
            </w:r>
          </w:p>
        </w:tc>
        <w:tc>
          <w:tcPr>
            <w:tcW w:w="1675" w:type="dxa"/>
            <w:vAlign w:val="center"/>
          </w:tcPr>
          <w:p w14:paraId="38795776">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75.36平方公里</w:t>
            </w:r>
          </w:p>
        </w:tc>
        <w:tc>
          <w:tcPr>
            <w:tcW w:w="2618" w:type="dxa"/>
            <w:vAlign w:val="center"/>
          </w:tcPr>
          <w:p w14:paraId="29CC3C59">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w:t>
            </w:r>
          </w:p>
        </w:tc>
      </w:tr>
      <w:tr w14:paraId="3B52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9" w:type="dxa"/>
            <w:vAlign w:val="center"/>
          </w:tcPr>
          <w:p w14:paraId="61BDC6DE">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w:t>
            </w:r>
          </w:p>
        </w:tc>
        <w:tc>
          <w:tcPr>
            <w:tcW w:w="3245" w:type="dxa"/>
            <w:vAlign w:val="center"/>
          </w:tcPr>
          <w:p w14:paraId="6E89C011">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武侯区下辖街道</w:t>
            </w:r>
          </w:p>
        </w:tc>
        <w:tc>
          <w:tcPr>
            <w:tcW w:w="1675" w:type="dxa"/>
            <w:vAlign w:val="center"/>
          </w:tcPr>
          <w:p w14:paraId="5A8646F0">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11个</w:t>
            </w:r>
          </w:p>
        </w:tc>
        <w:tc>
          <w:tcPr>
            <w:tcW w:w="2618" w:type="dxa"/>
            <w:vAlign w:val="center"/>
          </w:tcPr>
          <w:p w14:paraId="5ABC4F6C">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w:t>
            </w:r>
          </w:p>
        </w:tc>
      </w:tr>
      <w:tr w14:paraId="4BCD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9" w:type="dxa"/>
            <w:vAlign w:val="center"/>
          </w:tcPr>
          <w:p w14:paraId="46F97FC3">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3</w:t>
            </w:r>
          </w:p>
        </w:tc>
        <w:tc>
          <w:tcPr>
            <w:tcW w:w="3245" w:type="dxa"/>
            <w:vAlign w:val="center"/>
          </w:tcPr>
          <w:p w14:paraId="53C4E4A0">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武侯区下辖社区</w:t>
            </w:r>
          </w:p>
        </w:tc>
        <w:tc>
          <w:tcPr>
            <w:tcW w:w="1675" w:type="dxa"/>
            <w:vAlign w:val="center"/>
          </w:tcPr>
          <w:p w14:paraId="06EAA42C">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72个</w:t>
            </w:r>
          </w:p>
        </w:tc>
        <w:tc>
          <w:tcPr>
            <w:tcW w:w="2618" w:type="dxa"/>
            <w:vAlign w:val="center"/>
          </w:tcPr>
          <w:p w14:paraId="0AE5EF77">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w:t>
            </w:r>
          </w:p>
        </w:tc>
      </w:tr>
      <w:tr w14:paraId="4B8E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9" w:type="dxa"/>
            <w:vAlign w:val="center"/>
          </w:tcPr>
          <w:p w14:paraId="2DD80DD2">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4</w:t>
            </w:r>
          </w:p>
        </w:tc>
        <w:tc>
          <w:tcPr>
            <w:tcW w:w="3245" w:type="dxa"/>
            <w:vAlign w:val="center"/>
          </w:tcPr>
          <w:p w14:paraId="035C414B">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武侯区常住人口</w:t>
            </w:r>
          </w:p>
        </w:tc>
        <w:tc>
          <w:tcPr>
            <w:tcW w:w="1675" w:type="dxa"/>
            <w:vAlign w:val="center"/>
          </w:tcPr>
          <w:p w14:paraId="2CE60E75">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122万人</w:t>
            </w:r>
          </w:p>
        </w:tc>
        <w:tc>
          <w:tcPr>
            <w:tcW w:w="2618" w:type="dxa"/>
            <w:vAlign w:val="center"/>
          </w:tcPr>
          <w:p w14:paraId="1C7203F8">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w:t>
            </w:r>
          </w:p>
        </w:tc>
      </w:tr>
      <w:tr w14:paraId="001B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9" w:type="dxa"/>
            <w:vAlign w:val="center"/>
          </w:tcPr>
          <w:p w14:paraId="5C9DAA2E">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5</w:t>
            </w:r>
          </w:p>
        </w:tc>
        <w:tc>
          <w:tcPr>
            <w:tcW w:w="3245" w:type="dxa"/>
            <w:vAlign w:val="center"/>
          </w:tcPr>
          <w:p w14:paraId="6DA4397F">
            <w:pPr>
              <w:jc w:val="center"/>
              <w:rPr>
                <w:rFonts w:hint="default" w:ascii="宋体" w:hAnsi="宋体" w:eastAsia="宋体" w:cs="宋体"/>
                <w:b w:val="0"/>
                <w:bCs w:val="0"/>
                <w:sz w:val="21"/>
                <w:szCs w:val="21"/>
                <w:vertAlign w:val="baseline"/>
                <w:lang w:val="en-US" w:eastAsia="zh-CN"/>
              </w:rPr>
            </w:pPr>
            <w:ins w:id="893" w:author="Camille" w:date="2026-09-05T21:55:32Z">
              <w:r>
                <w:rPr>
                  <w:rFonts w:hint="eastAsia" w:ascii="宋体" w:hAnsi="宋体" w:eastAsia="宋体" w:cs="宋体"/>
                  <w:b w:val="0"/>
                  <w:bCs w:val="0"/>
                  <w:sz w:val="21"/>
                  <w:szCs w:val="21"/>
                  <w:vertAlign w:val="baseline"/>
                  <w:lang w:val="en-US" w:eastAsia="zh-CN"/>
                </w:rPr>
                <w:t>浆洗街街道</w:t>
              </w:r>
            </w:ins>
            <w:del w:id="894" w:author="Camille" w:date="2026-09-05T19:56:54Z">
              <w:r>
                <w:rPr>
                  <w:rFonts w:hint="eastAsia" w:ascii="宋体" w:hAnsi="宋体" w:eastAsia="宋体" w:cs="宋体"/>
                  <w:b w:val="0"/>
                  <w:bCs w:val="0"/>
                  <w:sz w:val="21"/>
                  <w:szCs w:val="21"/>
                  <w:vertAlign w:val="baseline"/>
                  <w:lang w:val="en-US" w:eastAsia="zh-CN"/>
                </w:rPr>
                <w:delText>浆洗</w:delText>
              </w:r>
            </w:del>
            <w:del w:id="895" w:author="Camille" w:date="2026-09-05T19:56:53Z">
              <w:r>
                <w:rPr>
                  <w:rFonts w:hint="eastAsia" w:ascii="宋体" w:hAnsi="宋体" w:eastAsia="宋体" w:cs="宋体"/>
                  <w:b w:val="0"/>
                  <w:bCs w:val="0"/>
                  <w:sz w:val="21"/>
                  <w:szCs w:val="21"/>
                  <w:vertAlign w:val="baseline"/>
                  <w:lang w:val="en-US" w:eastAsia="zh-CN"/>
                </w:rPr>
                <w:delText>街街道</w:delText>
              </w:r>
            </w:del>
            <w:r>
              <w:rPr>
                <w:rFonts w:hint="eastAsia" w:ascii="宋体" w:hAnsi="宋体" w:eastAsia="宋体" w:cs="宋体"/>
                <w:b w:val="0"/>
                <w:bCs w:val="0"/>
                <w:sz w:val="21"/>
                <w:szCs w:val="21"/>
                <w:vertAlign w:val="baseline"/>
                <w:lang w:val="en-US" w:eastAsia="zh-CN"/>
              </w:rPr>
              <w:t>持证残疾人</w:t>
            </w:r>
          </w:p>
        </w:tc>
        <w:tc>
          <w:tcPr>
            <w:tcW w:w="1675" w:type="dxa"/>
            <w:vAlign w:val="center"/>
          </w:tcPr>
          <w:p w14:paraId="2F15F862">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2476人</w:t>
            </w:r>
          </w:p>
        </w:tc>
        <w:tc>
          <w:tcPr>
            <w:tcW w:w="2618" w:type="dxa"/>
            <w:vAlign w:val="center"/>
          </w:tcPr>
          <w:p w14:paraId="2D0B578F">
            <w:pPr>
              <w:jc w:val="center"/>
              <w:rPr>
                <w:ins w:id="896" w:author="Camille" w:date="2026-09-05T21:59:32Z"/>
                <w:rFonts w:hint="default" w:ascii="宋体" w:hAnsi="宋体" w:eastAsia="宋体" w:cs="宋体"/>
                <w:b w:val="0"/>
                <w:bCs w:val="0"/>
                <w:sz w:val="21"/>
                <w:szCs w:val="21"/>
                <w:vertAlign w:val="baseline"/>
                <w:lang w:val="en-US" w:eastAsia="zh-CN"/>
              </w:rPr>
            </w:pPr>
            <w:del w:id="897" w:author="Camille" w:date="2026-09-05T21:59:03Z">
              <w:r>
                <w:rPr>
                  <w:rFonts w:hint="eastAsia" w:ascii="宋体" w:hAnsi="宋体" w:eastAsia="宋体" w:cs="宋体"/>
                  <w:b w:val="0"/>
                  <w:bCs w:val="0"/>
                  <w:sz w:val="21"/>
                  <w:szCs w:val="21"/>
                  <w:vertAlign w:val="baseline"/>
                  <w:lang w:val="en-US" w:eastAsia="zh-CN"/>
                </w:rPr>
                <w:delText>位居全区第</w:delText>
              </w:r>
            </w:del>
            <w:del w:id="898" w:author="Camille" w:date="2026-09-05T21:59:02Z">
              <w:r>
                <w:rPr>
                  <w:rFonts w:hint="eastAsia" w:ascii="宋体" w:hAnsi="宋体" w:eastAsia="宋体" w:cs="宋体"/>
                  <w:b w:val="0"/>
                  <w:bCs w:val="0"/>
                  <w:sz w:val="21"/>
                  <w:szCs w:val="21"/>
                  <w:vertAlign w:val="baseline"/>
                  <w:lang w:val="en-US" w:eastAsia="zh-CN"/>
                </w:rPr>
                <w:delText>一；</w:delText>
              </w:r>
            </w:del>
            <w:r>
              <w:rPr>
                <w:rFonts w:hint="eastAsia" w:ascii="宋体" w:hAnsi="宋体" w:eastAsia="宋体" w:cs="宋体"/>
                <w:b w:val="0"/>
                <w:bCs w:val="0"/>
                <w:sz w:val="21"/>
                <w:szCs w:val="21"/>
                <w:vertAlign w:val="baseline"/>
                <w:lang w:val="en-US" w:eastAsia="zh-CN"/>
              </w:rPr>
              <w:t>数据权限归属浆洗街街道层级，</w:t>
            </w:r>
            <w:ins w:id="899" w:author="Camille" w:date="2026-09-05T17:38:15Z">
              <w:r>
                <w:rPr>
                  <w:rFonts w:hint="eastAsia" w:ascii="宋体" w:hAnsi="宋体" w:eastAsia="宋体" w:cs="宋体"/>
                  <w:b w:val="0"/>
                  <w:bCs w:val="0"/>
                  <w:sz w:val="21"/>
                  <w:szCs w:val="21"/>
                  <w:vertAlign w:val="baseline"/>
                  <w:lang w:val="en-US" w:eastAsia="zh-CN"/>
                </w:rPr>
                <w:t>“</w:t>
              </w:r>
            </w:ins>
            <w:r>
              <w:rPr>
                <w:rFonts w:hint="eastAsia" w:ascii="宋体" w:hAnsi="宋体" w:eastAsia="宋体" w:cs="宋体"/>
                <w:b w:val="0"/>
                <w:bCs w:val="0"/>
                <w:sz w:val="21"/>
                <w:szCs w:val="21"/>
                <w:vertAlign w:val="baseline"/>
                <w:lang w:val="en-US" w:eastAsia="zh-CN"/>
              </w:rPr>
              <w:t>社区数仓</w:t>
            </w:r>
            <w:ins w:id="900" w:author="Camille" w:date="2026-09-05T17:38:17Z">
              <w:r>
                <w:rPr>
                  <w:rFonts w:hint="eastAsia" w:ascii="宋体" w:hAnsi="宋体" w:eastAsia="宋体" w:cs="宋体"/>
                  <w:b w:val="0"/>
                  <w:bCs w:val="0"/>
                  <w:sz w:val="21"/>
                  <w:szCs w:val="21"/>
                  <w:vertAlign w:val="baseline"/>
                  <w:lang w:val="en-US" w:eastAsia="zh-CN"/>
                </w:rPr>
                <w:t>”</w:t>
              </w:r>
            </w:ins>
            <w:ins w:id="901" w:author="Camille" w:date="2026-09-05T22:28:23Z">
              <w:r>
                <w:rPr>
                  <w:rFonts w:hint="eastAsia" w:ascii="宋体" w:hAnsi="宋体" w:eastAsia="宋体" w:cs="宋体"/>
                  <w:b w:val="0"/>
                  <w:bCs w:val="0"/>
                  <w:sz w:val="21"/>
                  <w:szCs w:val="21"/>
                  <w:vertAlign w:val="baseline"/>
                  <w:lang w:val="en-US" w:eastAsia="zh-CN"/>
                </w:rPr>
                <w:t>数据官</w:t>
              </w:r>
            </w:ins>
          </w:p>
          <w:p w14:paraId="6E3F93E2">
            <w:pPr>
              <w:jc w:val="center"/>
              <w:rPr>
                <w:ins w:id="902" w:author="Camille" w:date="2026-09-05T21:59:29Z"/>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可查询</w:t>
            </w:r>
            <w:ins w:id="903" w:author="Camille" w:date="2026-09-05T21:59:16Z">
              <w:r>
                <w:rPr>
                  <w:rFonts w:hint="eastAsia" w:ascii="宋体" w:hAnsi="宋体" w:eastAsia="宋体" w:cs="宋体"/>
                  <w:b w:val="0"/>
                  <w:bCs w:val="0"/>
                  <w:sz w:val="21"/>
                  <w:szCs w:val="21"/>
                  <w:vertAlign w:val="baseline"/>
                  <w:lang w:val="en-US" w:eastAsia="zh-CN"/>
                </w:rPr>
                <w:t>社区所在</w:t>
              </w:r>
            </w:ins>
            <w:del w:id="904" w:author="Camille" w:date="2026-09-05T21:59:14Z">
              <w:r>
                <w:rPr>
                  <w:rFonts w:hint="eastAsia" w:ascii="宋体" w:hAnsi="宋体" w:eastAsia="宋体" w:cs="宋体"/>
                  <w:b w:val="0"/>
                  <w:bCs w:val="0"/>
                  <w:sz w:val="21"/>
                  <w:szCs w:val="21"/>
                  <w:vertAlign w:val="baseline"/>
                  <w:lang w:val="en-US" w:eastAsia="zh-CN"/>
                </w:rPr>
                <w:delText>本</w:delText>
              </w:r>
            </w:del>
            <w:r>
              <w:rPr>
                <w:rFonts w:hint="eastAsia" w:ascii="宋体" w:hAnsi="宋体" w:eastAsia="宋体" w:cs="宋体"/>
                <w:b w:val="0"/>
                <w:bCs w:val="0"/>
                <w:sz w:val="21"/>
                <w:szCs w:val="21"/>
                <w:vertAlign w:val="baseline"/>
                <w:lang w:val="en-US" w:eastAsia="zh-CN"/>
              </w:rPr>
              <w:t>街道</w:t>
            </w:r>
          </w:p>
          <w:p w14:paraId="427ECEE1">
            <w:pPr>
              <w:jc w:val="center"/>
              <w:rPr>
                <w:rFonts w:hint="eastAsia" w:ascii="宋体" w:hAnsi="宋体" w:eastAsia="宋体" w:cs="宋体"/>
                <w:b w:val="0"/>
                <w:bCs w:val="0"/>
                <w:sz w:val="21"/>
                <w:szCs w:val="21"/>
                <w:vertAlign w:val="baseline"/>
                <w:lang w:val="en-US" w:eastAsia="zh-CN"/>
              </w:rPr>
            </w:pPr>
            <w:ins w:id="905" w:author="Camille" w:date="2026-09-05T21:59:21Z">
              <w:r>
                <w:rPr>
                  <w:rFonts w:hint="eastAsia" w:ascii="宋体" w:hAnsi="宋体" w:eastAsia="宋体" w:cs="宋体"/>
                  <w:b w:val="0"/>
                  <w:bCs w:val="0"/>
                  <w:sz w:val="21"/>
                  <w:szCs w:val="21"/>
                  <w:vertAlign w:val="baseline"/>
                  <w:lang w:val="en-US" w:eastAsia="zh-CN"/>
                </w:rPr>
                <w:t>全部</w:t>
              </w:r>
            </w:ins>
            <w:ins w:id="906" w:author="Camille" w:date="2026-09-05T21:56:26Z">
              <w:r>
                <w:rPr>
                  <w:rFonts w:hint="eastAsia" w:ascii="宋体" w:hAnsi="宋体" w:eastAsia="宋体" w:cs="宋体"/>
                  <w:b w:val="0"/>
                  <w:bCs w:val="0"/>
                  <w:sz w:val="21"/>
                  <w:szCs w:val="21"/>
                  <w:vertAlign w:val="baseline"/>
                  <w:lang w:val="en-US" w:eastAsia="zh-CN"/>
                </w:rPr>
                <w:t>基本</w:t>
              </w:r>
            </w:ins>
            <w:r>
              <w:rPr>
                <w:rFonts w:hint="eastAsia" w:ascii="宋体" w:hAnsi="宋体" w:eastAsia="宋体" w:cs="宋体"/>
                <w:b w:val="0"/>
                <w:bCs w:val="0"/>
                <w:sz w:val="21"/>
                <w:szCs w:val="21"/>
                <w:vertAlign w:val="baseline"/>
                <w:lang w:val="en-US" w:eastAsia="zh-CN"/>
              </w:rPr>
              <w:t>数据</w:t>
            </w:r>
          </w:p>
        </w:tc>
      </w:tr>
      <w:tr w14:paraId="702F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9" w:type="dxa"/>
            <w:vAlign w:val="center"/>
          </w:tcPr>
          <w:p w14:paraId="77184BA9">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6</w:t>
            </w:r>
          </w:p>
        </w:tc>
        <w:tc>
          <w:tcPr>
            <w:tcW w:w="3245" w:type="dxa"/>
            <w:vAlign w:val="center"/>
          </w:tcPr>
          <w:p w14:paraId="28EFC522">
            <w:pPr>
              <w:jc w:val="center"/>
              <w:rPr>
                <w:rFonts w:hint="eastAsia" w:ascii="宋体" w:hAnsi="宋体" w:eastAsia="宋体" w:cs="宋体"/>
                <w:b w:val="0"/>
                <w:bCs w:val="0"/>
                <w:sz w:val="21"/>
                <w:szCs w:val="21"/>
                <w:vertAlign w:val="baseline"/>
              </w:rPr>
            </w:pPr>
            <w:r>
              <w:rPr>
                <w:rFonts w:hint="eastAsia" w:ascii="宋体" w:hAnsi="宋体" w:eastAsia="宋体" w:cs="宋体"/>
                <w:b w:val="0"/>
                <w:bCs w:val="0"/>
                <w:sz w:val="21"/>
                <w:szCs w:val="21"/>
                <w:vertAlign w:val="baseline"/>
              </w:rPr>
              <w:t>处于就业年龄段、</w:t>
            </w:r>
          </w:p>
          <w:p w14:paraId="1863E217">
            <w:pPr>
              <w:jc w:val="center"/>
              <w:rPr>
                <w:rFonts w:hint="eastAsia" w:ascii="宋体" w:hAnsi="宋体" w:eastAsia="宋体" w:cs="宋体"/>
                <w:b w:val="0"/>
                <w:bCs w:val="0"/>
                <w:sz w:val="21"/>
                <w:szCs w:val="21"/>
                <w:vertAlign w:val="baseline"/>
              </w:rPr>
            </w:pPr>
            <w:r>
              <w:rPr>
                <w:rFonts w:hint="eastAsia" w:ascii="宋体" w:hAnsi="宋体" w:eastAsia="宋体" w:cs="宋体"/>
                <w:b w:val="0"/>
                <w:bCs w:val="0"/>
                <w:sz w:val="21"/>
                <w:szCs w:val="21"/>
                <w:vertAlign w:val="baseline"/>
              </w:rPr>
              <w:t>有就业意愿的失业残疾人</w:t>
            </w:r>
          </w:p>
        </w:tc>
        <w:tc>
          <w:tcPr>
            <w:tcW w:w="1675" w:type="dxa"/>
            <w:vAlign w:val="center"/>
          </w:tcPr>
          <w:p w14:paraId="041CA6BF">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230人</w:t>
            </w:r>
          </w:p>
        </w:tc>
        <w:tc>
          <w:tcPr>
            <w:tcW w:w="2618" w:type="dxa"/>
            <w:vAlign w:val="center"/>
          </w:tcPr>
          <w:p w14:paraId="7919B756">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通过数据融合比对筛查</w:t>
            </w:r>
          </w:p>
        </w:tc>
      </w:tr>
      <w:tr w14:paraId="1D046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69" w:type="dxa"/>
            <w:vAlign w:val="center"/>
          </w:tcPr>
          <w:p w14:paraId="77AF31E7">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7</w:t>
            </w:r>
          </w:p>
        </w:tc>
        <w:tc>
          <w:tcPr>
            <w:tcW w:w="3245" w:type="dxa"/>
            <w:vAlign w:val="center"/>
          </w:tcPr>
          <w:p w14:paraId="6A4CE971">
            <w:pPr>
              <w:jc w:val="center"/>
              <w:rPr>
                <w:rFonts w:hint="eastAsia" w:ascii="宋体" w:hAnsi="宋体" w:eastAsia="宋体" w:cs="宋体"/>
                <w:b w:val="0"/>
                <w:bCs w:val="0"/>
                <w:sz w:val="21"/>
                <w:szCs w:val="21"/>
                <w:vertAlign w:val="baseline"/>
              </w:rPr>
            </w:pPr>
            <w:r>
              <w:rPr>
                <w:rFonts w:hint="eastAsia" w:ascii="宋体" w:hAnsi="宋体" w:eastAsia="宋体" w:cs="宋体"/>
                <w:b w:val="0"/>
                <w:bCs w:val="0"/>
                <w:sz w:val="21"/>
                <w:szCs w:val="21"/>
                <w:vertAlign w:val="baseline"/>
              </w:rPr>
              <w:t>匹配有残疾人用工需求的企业</w:t>
            </w:r>
          </w:p>
        </w:tc>
        <w:tc>
          <w:tcPr>
            <w:tcW w:w="1675" w:type="dxa"/>
            <w:vAlign w:val="center"/>
          </w:tcPr>
          <w:p w14:paraId="5A942392">
            <w:pPr>
              <w:jc w:val="center"/>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31家</w:t>
            </w:r>
          </w:p>
        </w:tc>
        <w:tc>
          <w:tcPr>
            <w:tcW w:w="2618" w:type="dxa"/>
            <w:vAlign w:val="center"/>
          </w:tcPr>
          <w:p w14:paraId="2DDB4CC3">
            <w:pPr>
              <w:jc w:val="center"/>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w:t>
            </w:r>
          </w:p>
        </w:tc>
      </w:tr>
    </w:tbl>
    <w:p w14:paraId="1501143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jc w:val="both"/>
        <w:textAlignment w:val="auto"/>
        <w:rPr>
          <w:rFonts w:hint="eastAsia" w:ascii="宋体" w:hAnsi="宋体" w:eastAsia="宋体" w:cs="宋体"/>
          <w:b/>
          <w:bCs/>
          <w:sz w:val="30"/>
          <w:szCs w:val="30"/>
        </w:rPr>
      </w:pPr>
      <w:r>
        <w:rPr>
          <w:rFonts w:hint="eastAsia" w:ascii="宋体" w:hAnsi="宋体" w:eastAsia="宋体" w:cs="宋体"/>
          <w:b w:val="0"/>
          <w:bCs w:val="0"/>
          <w:sz w:val="21"/>
          <w:szCs w:val="21"/>
        </w:rPr>
        <w:t>以上数据来源于成都市武侯区人民政府公开信息、武侯区“报表通”推广应用相关报道及调研资料。</w:t>
      </w:r>
    </w:p>
    <w:p w14:paraId="2256FFED">
      <w:pPr>
        <w:jc w:val="center"/>
        <w:rPr>
          <w:rFonts w:hint="eastAsia" w:ascii="宋体" w:hAnsi="宋体" w:eastAsia="宋体" w:cs="宋体"/>
          <w:b/>
          <w:bCs/>
          <w:sz w:val="30"/>
          <w:szCs w:val="30"/>
        </w:rPr>
      </w:pPr>
    </w:p>
    <w:p w14:paraId="15ECFF68">
      <w:pPr>
        <w:jc w:val="center"/>
        <w:rPr>
          <w:rFonts w:hint="eastAsia" w:ascii="宋体" w:hAnsi="宋体" w:eastAsia="宋体" w:cs="宋体"/>
          <w:b/>
          <w:bCs/>
          <w:sz w:val="30"/>
          <w:szCs w:val="30"/>
        </w:rPr>
      </w:pPr>
    </w:p>
    <w:p w14:paraId="42153A76">
      <w:pPr>
        <w:jc w:val="center"/>
        <w:rPr>
          <w:rFonts w:hint="eastAsia" w:ascii="宋体" w:hAnsi="宋体" w:eastAsia="宋体" w:cs="宋体"/>
          <w:b/>
          <w:bCs/>
          <w:sz w:val="30"/>
          <w:szCs w:val="30"/>
        </w:rPr>
      </w:pPr>
    </w:p>
    <w:p w14:paraId="58785052">
      <w:pPr>
        <w:jc w:val="center"/>
        <w:rPr>
          <w:rFonts w:hint="eastAsia" w:ascii="宋体" w:hAnsi="宋体" w:eastAsia="宋体" w:cs="宋体"/>
          <w:b/>
          <w:bCs/>
          <w:sz w:val="30"/>
          <w:szCs w:val="30"/>
        </w:rPr>
      </w:pPr>
    </w:p>
    <w:p w14:paraId="11191A04">
      <w:pPr>
        <w:jc w:val="center"/>
        <w:rPr>
          <w:rFonts w:hint="eastAsia" w:ascii="宋体" w:hAnsi="宋体" w:eastAsia="宋体" w:cs="宋体"/>
          <w:b/>
          <w:bCs/>
          <w:sz w:val="30"/>
          <w:szCs w:val="30"/>
        </w:rPr>
      </w:pPr>
    </w:p>
    <w:p w14:paraId="30103BFB">
      <w:pPr>
        <w:jc w:val="center"/>
        <w:rPr>
          <w:rFonts w:hint="eastAsia" w:ascii="宋体" w:hAnsi="宋体" w:eastAsia="宋体" w:cs="宋体"/>
          <w:b/>
          <w:bCs/>
          <w:sz w:val="30"/>
          <w:szCs w:val="30"/>
        </w:rPr>
      </w:pPr>
    </w:p>
    <w:p w14:paraId="13BDFA93">
      <w:pPr>
        <w:jc w:val="center"/>
        <w:rPr>
          <w:del w:id="907" w:author="Camille" w:date="2026-09-05T17:38:37Z"/>
          <w:rFonts w:hint="eastAsia" w:ascii="宋体" w:hAnsi="宋体" w:eastAsia="宋体" w:cs="宋体"/>
          <w:b/>
          <w:bCs/>
          <w:sz w:val="30"/>
          <w:szCs w:val="30"/>
        </w:rPr>
      </w:pPr>
    </w:p>
    <w:p w14:paraId="0FF75FC4">
      <w:pPr>
        <w:jc w:val="both"/>
        <w:rPr>
          <w:rFonts w:hint="eastAsia" w:ascii="宋体" w:hAnsi="宋体" w:eastAsia="宋体" w:cs="宋体"/>
          <w:b/>
          <w:bCs/>
          <w:sz w:val="30"/>
          <w:szCs w:val="30"/>
        </w:rPr>
      </w:pPr>
    </w:p>
    <w:p w14:paraId="2340BE8A">
      <w:pPr>
        <w:jc w:val="center"/>
        <w:rPr>
          <w:ins w:id="908" w:author="Camille" w:date="2026-09-05T19:57:14Z"/>
          <w:rFonts w:hint="eastAsia" w:ascii="宋体" w:hAnsi="宋体" w:eastAsia="宋体" w:cs="宋体"/>
          <w:b/>
          <w:bCs/>
          <w:sz w:val="30"/>
          <w:szCs w:val="30"/>
        </w:rPr>
      </w:pPr>
    </w:p>
    <w:p w14:paraId="31D4CD00">
      <w:pPr>
        <w:pStyle w:val="2"/>
        <w:jc w:val="both"/>
        <w:rPr>
          <w:ins w:id="910" w:author="Camille" w:date="2026-09-05T22:33:00Z"/>
          <w:rFonts w:hint="eastAsia"/>
          <w:sz w:val="30"/>
          <w:szCs w:val="30"/>
        </w:rPr>
        <w:pPrChange w:id="909" w:author="Camille" w:date="2026-09-05T22:33:23Z">
          <w:pPr>
            <w:jc w:val="center"/>
          </w:pPr>
        </w:pPrChange>
      </w:pPr>
      <w:bookmarkStart w:id="38" w:name="_Toc32507"/>
      <w:bookmarkStart w:id="39" w:name="_Toc9033"/>
      <w:bookmarkStart w:id="40" w:name="_Toc24052"/>
    </w:p>
    <w:p w14:paraId="25EF91DB">
      <w:pPr>
        <w:pStyle w:val="2"/>
        <w:jc w:val="center"/>
        <w:rPr>
          <w:rFonts w:hint="eastAsia"/>
          <w:sz w:val="30"/>
          <w:szCs w:val="30"/>
          <w:rPrChange w:id="912" w:author="Camille" w:date="2026-09-05T20:44:21Z">
            <w:rPr>
              <w:rFonts w:hint="eastAsia"/>
            </w:rPr>
          </w:rPrChange>
        </w:rPr>
        <w:pPrChange w:id="911" w:author="Camille" w:date="2026-09-05T20:44:29Z">
          <w:pPr>
            <w:jc w:val="center"/>
          </w:pPr>
        </w:pPrChange>
      </w:pPr>
      <w:r>
        <w:rPr>
          <w:rFonts w:hint="eastAsia"/>
          <w:sz w:val="30"/>
          <w:szCs w:val="30"/>
          <w:rPrChange w:id="913" w:author="Camille" w:date="2026-09-05T20:44:21Z">
            <w:rPr>
              <w:rFonts w:hint="eastAsia"/>
            </w:rPr>
          </w:rPrChange>
        </w:rPr>
        <w:t>案例分析</w:t>
      </w:r>
      <w:bookmarkEnd w:id="38"/>
      <w:bookmarkEnd w:id="39"/>
      <w:bookmarkEnd w:id="40"/>
    </w:p>
    <w:p w14:paraId="3C9FFCC5">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宋体" w:hAnsi="宋体" w:eastAsia="宋体" w:cs="宋体"/>
          <w:b/>
          <w:bCs/>
          <w:szCs w:val="30"/>
        </w:rPr>
        <w:pPrChange w:id="914" w:author="Camille" w:date="2026-09-05T20:53:0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41" w:name="_Toc17135"/>
      <w:r>
        <w:rPr>
          <w:rFonts w:hint="eastAsia"/>
          <w:sz w:val="30"/>
          <w:szCs w:val="30"/>
          <w:rPrChange w:id="915" w:author="Camille" w:date="2026-09-05T20:53:12Z">
            <w:rPr>
              <w:rFonts w:hint="eastAsia"/>
            </w:rPr>
          </w:rPrChange>
        </w:rPr>
        <w:t>案例摘要</w:t>
      </w:r>
      <w:bookmarkEnd w:id="41"/>
    </w:p>
    <w:p w14:paraId="52400BA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b/>
          <w:bCs/>
          <w:sz w:val="28"/>
          <w:szCs w:val="28"/>
          <w:lang w:val="en-US" w:eastAsia="zh-CN"/>
        </w:rPr>
      </w:pPr>
      <w:r>
        <w:rPr>
          <w:rFonts w:hint="eastAsia" w:ascii="宋体" w:hAnsi="宋体" w:eastAsia="宋体" w:cs="宋体"/>
        </w:rPr>
        <w:t>2022年，成都市启动</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系统建设，试图以数据中台打通部门壁垒，解决基层填表工作中重复录入与多头报送的问题。系统上线后</w:t>
      </w:r>
      <w:ins w:id="916" w:author="Camille" w:date="2026-09-05T21:59:56Z">
        <w:r>
          <w:rPr>
            <w:rFonts w:hint="eastAsia" w:ascii="宋体" w:hAnsi="宋体" w:eastAsia="宋体" w:cs="宋体"/>
            <w:lang w:eastAsia="zh-CN"/>
          </w:rPr>
          <w:t>，</w:t>
        </w:r>
      </w:ins>
      <w:ins w:id="917" w:author="Camille" w:date="2026-09-05T20:03:31Z">
        <w:r>
          <w:rPr>
            <w:rFonts w:hint="eastAsia" w:ascii="宋体" w:hAnsi="宋体" w:eastAsia="宋体" w:cs="宋体"/>
            <w:lang w:val="en-US" w:eastAsia="zh-CN"/>
          </w:rPr>
          <w:t>基层</w:t>
        </w:r>
      </w:ins>
      <w:r>
        <w:rPr>
          <w:rFonts w:hint="eastAsia" w:ascii="宋体" w:hAnsi="宋体" w:eastAsia="宋体" w:cs="宋体"/>
        </w:rPr>
        <w:t>报表数量</w:t>
      </w:r>
      <w:r>
        <w:rPr>
          <w:rFonts w:hint="eastAsia" w:ascii="宋体" w:hAnsi="宋体" w:eastAsia="宋体" w:cs="宋体"/>
          <w:lang w:val="en-US" w:eastAsia="zh-CN"/>
        </w:rPr>
        <w:t>和</w:t>
      </w:r>
      <w:ins w:id="918" w:author="Camille" w:date="2026-09-05T20:03:34Z">
        <w:r>
          <w:rPr>
            <w:rFonts w:hint="eastAsia" w:ascii="宋体" w:hAnsi="宋体" w:eastAsia="宋体" w:cs="宋体"/>
            <w:lang w:val="en-US" w:eastAsia="zh-CN"/>
          </w:rPr>
          <w:t>填报</w:t>
        </w:r>
      </w:ins>
      <w:r>
        <w:rPr>
          <w:rFonts w:hint="eastAsia" w:ascii="宋体" w:hAnsi="宋体" w:eastAsia="宋体" w:cs="宋体"/>
        </w:rPr>
        <w:t>数据项</w:t>
      </w:r>
      <w:r>
        <w:rPr>
          <w:rFonts w:hint="eastAsia" w:ascii="宋体" w:hAnsi="宋体" w:eastAsia="宋体" w:cs="宋体"/>
          <w:lang w:val="en-US" w:eastAsia="zh-CN"/>
        </w:rPr>
        <w:t>得到显著</w:t>
      </w:r>
      <w:r>
        <w:rPr>
          <w:rFonts w:hint="eastAsia" w:ascii="宋体" w:hAnsi="宋体" w:eastAsia="宋体" w:cs="宋体"/>
        </w:rPr>
        <w:t>压减，但部门数据共享意愿不足与程序性成本过高使基层减负未达预期。2024年，武侯区在</w:t>
      </w:r>
      <w:r>
        <w:rPr>
          <w:rFonts w:hint="eastAsia" w:ascii="宋体" w:hAnsi="宋体" w:eastAsia="宋体" w:cs="宋体"/>
          <w:lang w:eastAsia="zh-CN"/>
        </w:rPr>
        <w:t>“</w:t>
      </w:r>
      <w:r>
        <w:rPr>
          <w:rFonts w:hint="eastAsia" w:ascii="宋体" w:hAnsi="宋体" w:eastAsia="宋体" w:cs="宋体"/>
        </w:rPr>
        <w:t>报表通</w:t>
      </w:r>
      <w:r>
        <w:rPr>
          <w:rFonts w:hint="eastAsia" w:ascii="宋体" w:hAnsi="宋体" w:eastAsia="宋体" w:cs="宋体"/>
          <w:lang w:eastAsia="zh-CN"/>
        </w:rPr>
        <w:t>”</w:t>
      </w:r>
      <w:r>
        <w:rPr>
          <w:rFonts w:hint="eastAsia" w:ascii="宋体" w:hAnsi="宋体" w:eastAsia="宋体" w:cs="宋体"/>
        </w:rPr>
        <w:t>基础上搭建三级</w:t>
      </w:r>
      <w:r>
        <w:rPr>
          <w:rFonts w:hint="eastAsia" w:ascii="宋体" w:hAnsi="宋体" w:eastAsia="宋体" w:cs="宋体"/>
          <w:lang w:eastAsia="zh-CN"/>
        </w:rPr>
        <w:t>“</w:t>
      </w:r>
      <w:r>
        <w:rPr>
          <w:rFonts w:hint="eastAsia" w:ascii="宋体" w:hAnsi="宋体" w:eastAsia="宋体" w:cs="宋体"/>
        </w:rPr>
        <w:t>社区数仓</w:t>
      </w:r>
      <w:r>
        <w:rPr>
          <w:rFonts w:hint="eastAsia" w:ascii="宋体" w:hAnsi="宋体" w:eastAsia="宋体" w:cs="宋体"/>
          <w:lang w:eastAsia="zh-CN"/>
        </w:rPr>
        <w:t>”</w:t>
      </w:r>
      <w:r>
        <w:rPr>
          <w:rFonts w:hint="eastAsia" w:ascii="宋体" w:hAnsi="宋体" w:eastAsia="宋体" w:cs="宋体"/>
        </w:rPr>
        <w:t>，将回流数据、汇聚数据与采集数据统一归集清洗，</w:t>
      </w:r>
      <w:ins w:id="919" w:author="Camille" w:date="2026-09-05T15:44:46Z">
        <w:r>
          <w:rPr>
            <w:rFonts w:hint="eastAsia" w:ascii="宋体" w:hAnsi="宋体" w:eastAsia="宋体" w:cs="宋体"/>
          </w:rPr>
          <w:t>以“数据留存社区”的技术路径绕开部门壁垒。供需两侧的协同使基层获得了</w:t>
        </w:r>
      </w:ins>
      <w:ins w:id="920" w:author="Camille" w:date="2026-09-05T20:02:58Z">
        <w:r>
          <w:rPr>
            <w:rFonts w:hint="eastAsia" w:ascii="宋体" w:hAnsi="宋体" w:eastAsia="宋体" w:cs="宋体"/>
            <w:lang w:val="en-US" w:eastAsia="zh-CN"/>
          </w:rPr>
          <w:t>一定</w:t>
        </w:r>
      </w:ins>
      <w:ins w:id="921" w:author="Camille" w:date="2026-09-05T15:44:46Z">
        <w:r>
          <w:rPr>
            <w:rFonts w:hint="eastAsia" w:ascii="宋体" w:hAnsi="宋体" w:eastAsia="宋体" w:cs="宋体"/>
          </w:rPr>
          <w:t>的数据自主权，</w:t>
        </w:r>
      </w:ins>
      <w:ins w:id="922" w:author="Camille" w:date="2026-09-05T20:03:06Z">
        <w:r>
          <w:rPr>
            <w:rFonts w:hint="eastAsia" w:ascii="宋体" w:hAnsi="宋体" w:eastAsia="宋体" w:cs="宋体"/>
            <w:lang w:val="en-US" w:eastAsia="zh-CN"/>
          </w:rPr>
          <w:t>从而使</w:t>
        </w:r>
      </w:ins>
      <w:ins w:id="923" w:author="Camille" w:date="2026-09-05T20:03:09Z">
        <w:r>
          <w:rPr>
            <w:rFonts w:hint="eastAsia" w:ascii="宋体" w:hAnsi="宋体" w:eastAsia="宋体" w:cs="宋体"/>
            <w:lang w:val="en-US" w:eastAsia="zh-CN"/>
          </w:rPr>
          <w:t>基层负担</w:t>
        </w:r>
      </w:ins>
      <w:ins w:id="924" w:author="Camille" w:date="2026-09-05T20:03:15Z">
        <w:r>
          <w:rPr>
            <w:rFonts w:hint="eastAsia" w:ascii="宋体" w:hAnsi="宋体" w:eastAsia="宋体" w:cs="宋体"/>
            <w:lang w:val="en-US" w:eastAsia="zh-CN"/>
          </w:rPr>
          <w:t>有所减轻，</w:t>
        </w:r>
      </w:ins>
      <w:ins w:id="925" w:author="Camille" w:date="2026-09-05T15:44:46Z">
        <w:r>
          <w:rPr>
            <w:rFonts w:hint="eastAsia" w:ascii="宋体" w:hAnsi="宋体" w:eastAsia="宋体" w:cs="宋体"/>
          </w:rPr>
          <w:t>但技术绕行的局部成功也产生</w:t>
        </w:r>
      </w:ins>
      <w:ins w:id="926" w:author="Camille" w:date="2026-09-05T15:45:07Z">
        <w:r>
          <w:rPr>
            <w:rFonts w:hint="eastAsia" w:ascii="宋体" w:hAnsi="宋体" w:eastAsia="宋体" w:cs="宋体"/>
            <w:lang w:val="en-US" w:eastAsia="zh-CN"/>
          </w:rPr>
          <w:t>了</w:t>
        </w:r>
      </w:ins>
      <w:ins w:id="927" w:author="Camille" w:date="2026-09-05T15:44:46Z">
        <w:r>
          <w:rPr>
            <w:rFonts w:hint="eastAsia" w:ascii="宋体" w:hAnsi="宋体" w:eastAsia="宋体" w:cs="宋体"/>
          </w:rPr>
          <w:t>非预期的</w:t>
        </w:r>
      </w:ins>
      <w:ins w:id="928" w:author="Camille" w:date="2026-09-05T20:03:22Z">
        <w:r>
          <w:rPr>
            <w:rFonts w:hint="eastAsia" w:ascii="宋体" w:hAnsi="宋体" w:eastAsia="宋体" w:cs="宋体"/>
            <w:lang w:val="en-US" w:eastAsia="zh-CN"/>
          </w:rPr>
          <w:t>数据共享</w:t>
        </w:r>
      </w:ins>
      <w:ins w:id="929" w:author="Camille" w:date="2026-09-05T15:44:46Z">
        <w:r>
          <w:rPr>
            <w:rFonts w:hint="eastAsia" w:ascii="宋体" w:hAnsi="宋体" w:eastAsia="宋体" w:cs="宋体"/>
          </w:rPr>
          <w:t>锁定风险</w:t>
        </w:r>
      </w:ins>
      <w:ins w:id="930" w:author="Camille" w:date="2026-09-05T15:45:02Z">
        <w:r>
          <w:rPr>
            <w:rFonts w:hint="eastAsia" w:ascii="宋体" w:hAnsi="宋体" w:eastAsia="宋体" w:cs="宋体"/>
            <w:lang w:eastAsia="zh-CN"/>
          </w:rPr>
          <w:t>。</w:t>
        </w:r>
      </w:ins>
      <w:del w:id="931" w:author="Camille" w:date="2026-09-05T15:44:43Z">
        <w:r>
          <w:rPr>
            <w:rFonts w:hint="eastAsia" w:ascii="宋体" w:hAnsi="宋体" w:eastAsia="宋体" w:cs="宋体"/>
          </w:rPr>
          <w:delText>形成基层自主可用的数据资源池。具体做法包括：通过AI技术自动识别、归类与关联人房企数据，建立主题数据库，使数据从分散在各业务系统中变为在基层数仓中统一储备；以</w:delText>
        </w:r>
      </w:del>
      <w:del w:id="932" w:author="Camille" w:date="2026-09-05T15:44:43Z">
        <w:r>
          <w:rPr>
            <w:rFonts w:hint="eastAsia" w:ascii="宋体" w:hAnsi="宋体" w:eastAsia="宋体" w:cs="宋体"/>
            <w:lang w:eastAsia="zh-CN"/>
          </w:rPr>
          <w:delText>“</w:delText>
        </w:r>
      </w:del>
      <w:del w:id="933" w:author="Camille" w:date="2026-09-05T15:44:43Z">
        <w:r>
          <w:rPr>
            <w:rFonts w:hint="eastAsia" w:ascii="宋体" w:hAnsi="宋体" w:eastAsia="宋体" w:cs="宋体"/>
          </w:rPr>
          <w:delText>报表通</w:delText>
        </w:r>
      </w:del>
      <w:del w:id="934" w:author="Camille" w:date="2026-09-05T15:44:43Z">
        <w:r>
          <w:rPr>
            <w:rFonts w:hint="eastAsia" w:ascii="宋体" w:hAnsi="宋体" w:eastAsia="宋体" w:cs="宋体"/>
            <w:lang w:eastAsia="zh-CN"/>
          </w:rPr>
          <w:delText>”</w:delText>
        </w:r>
      </w:del>
      <w:del w:id="935" w:author="Camille" w:date="2026-09-05T15:44:43Z">
        <w:r>
          <w:rPr>
            <w:rFonts w:hint="eastAsia" w:ascii="宋体" w:hAnsi="宋体" w:eastAsia="宋体" w:cs="宋体"/>
          </w:rPr>
          <w:delText>作为需求侧调用通道、以</w:delText>
        </w:r>
      </w:del>
      <w:del w:id="936" w:author="Camille" w:date="2026-09-05T15:44:43Z">
        <w:r>
          <w:rPr>
            <w:rFonts w:hint="eastAsia" w:ascii="宋体" w:hAnsi="宋体" w:eastAsia="宋体" w:cs="宋体"/>
            <w:lang w:eastAsia="zh-CN"/>
          </w:rPr>
          <w:delText>“</w:delText>
        </w:r>
      </w:del>
      <w:del w:id="937" w:author="Camille" w:date="2026-09-05T15:44:43Z">
        <w:r>
          <w:rPr>
            <w:rFonts w:hint="eastAsia" w:ascii="宋体" w:hAnsi="宋体" w:eastAsia="宋体" w:cs="宋体"/>
          </w:rPr>
          <w:delText>社区数仓</w:delText>
        </w:r>
      </w:del>
      <w:del w:id="938" w:author="Camille" w:date="2026-09-05T15:44:43Z">
        <w:r>
          <w:rPr>
            <w:rFonts w:hint="eastAsia" w:ascii="宋体" w:hAnsi="宋体" w:eastAsia="宋体" w:cs="宋体"/>
            <w:lang w:eastAsia="zh-CN"/>
          </w:rPr>
          <w:delText>”</w:delText>
        </w:r>
      </w:del>
      <w:del w:id="939" w:author="Camille" w:date="2026-09-05T15:44:43Z">
        <w:r>
          <w:rPr>
            <w:rFonts w:hint="eastAsia" w:ascii="宋体" w:hAnsi="宋体" w:eastAsia="宋体" w:cs="宋体"/>
          </w:rPr>
          <w:delText>作为供给侧数据基础，使报表填报从向部门申请调用转向从数仓直接取数；依托台账授权管理实现权限隔离与操作溯源，使数据调用的权限边界与责任归属在流程中显性化。案例表明，</w:delText>
        </w:r>
      </w:del>
      <w:del w:id="940" w:author="Camille" w:date="2026-09-05T15:44:43Z">
        <w:r>
          <w:rPr>
            <w:rFonts w:hint="eastAsia" w:ascii="宋体" w:hAnsi="宋体" w:eastAsia="宋体" w:cs="宋体"/>
            <w:lang w:eastAsia="zh-CN"/>
          </w:rPr>
          <w:delText>“</w:delText>
        </w:r>
      </w:del>
      <w:del w:id="941" w:author="Camille" w:date="2026-09-05T15:44:43Z">
        <w:r>
          <w:rPr>
            <w:rFonts w:hint="eastAsia" w:ascii="宋体" w:hAnsi="宋体" w:eastAsia="宋体" w:cs="宋体"/>
          </w:rPr>
          <w:delText>报表通</w:delText>
        </w:r>
      </w:del>
      <w:del w:id="942" w:author="Camille" w:date="2026-09-05T15:44:43Z">
        <w:r>
          <w:rPr>
            <w:rFonts w:hint="eastAsia" w:ascii="宋体" w:hAnsi="宋体" w:eastAsia="宋体" w:cs="宋体"/>
            <w:lang w:eastAsia="zh-CN"/>
          </w:rPr>
          <w:delText>”</w:delText>
        </w:r>
      </w:del>
      <w:del w:id="943" w:author="Camille" w:date="2026-09-05T15:44:43Z">
        <w:r>
          <w:rPr>
            <w:rFonts w:hint="eastAsia" w:ascii="宋体" w:hAnsi="宋体" w:eastAsia="宋体" w:cs="宋体"/>
          </w:rPr>
          <w:delText>规范需求侧调用行为，</w:delText>
        </w:r>
      </w:del>
      <w:del w:id="944" w:author="Camille" w:date="2026-09-05T15:44:43Z">
        <w:r>
          <w:rPr>
            <w:rFonts w:hint="eastAsia" w:ascii="宋体" w:hAnsi="宋体" w:eastAsia="宋体" w:cs="宋体"/>
            <w:lang w:eastAsia="zh-CN"/>
          </w:rPr>
          <w:delText>“</w:delText>
        </w:r>
      </w:del>
      <w:del w:id="945" w:author="Camille" w:date="2026-09-05T15:44:43Z">
        <w:r>
          <w:rPr>
            <w:rFonts w:hint="eastAsia" w:ascii="宋体" w:hAnsi="宋体" w:eastAsia="宋体" w:cs="宋体"/>
          </w:rPr>
          <w:delText>社区数仓</w:delText>
        </w:r>
      </w:del>
      <w:del w:id="946" w:author="Camille" w:date="2026-09-05T15:44:43Z">
        <w:r>
          <w:rPr>
            <w:rFonts w:hint="eastAsia" w:ascii="宋体" w:hAnsi="宋体" w:eastAsia="宋体" w:cs="宋体"/>
            <w:lang w:eastAsia="zh-CN"/>
          </w:rPr>
          <w:delText>”</w:delText>
        </w:r>
      </w:del>
      <w:del w:id="947" w:author="Camille" w:date="2026-09-05T15:44:43Z">
        <w:r>
          <w:rPr>
            <w:rFonts w:hint="eastAsia" w:ascii="宋体" w:hAnsi="宋体" w:eastAsia="宋体" w:cs="宋体"/>
          </w:rPr>
          <w:delText>提升供给侧数据储备能力，两者的协同使基层工作人员从填表人回归服务者。</w:delText>
        </w:r>
      </w:del>
    </w:p>
    <w:p w14:paraId="5F4DEDCE">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宋体" w:hAnsi="宋体" w:eastAsia="宋体" w:cs="宋体"/>
          <w:b/>
          <w:bCs/>
          <w:szCs w:val="30"/>
          <w:lang w:val="en-US" w:eastAsia="zh-CN"/>
        </w:rPr>
        <w:pPrChange w:id="948" w:author="Camille" w:date="2026-09-05T20:53:16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42" w:name="_Toc3098"/>
      <w:r>
        <w:rPr>
          <w:rFonts w:hint="eastAsia"/>
          <w:sz w:val="30"/>
          <w:szCs w:val="30"/>
          <w:lang w:val="en-US" w:eastAsia="zh-CN"/>
          <w:rPrChange w:id="949" w:author="Camille" w:date="2026-09-05T20:53:19Z">
            <w:rPr>
              <w:rFonts w:hint="eastAsia"/>
              <w:lang w:val="en-US" w:eastAsia="zh-CN"/>
            </w:rPr>
          </w:rPrChange>
        </w:rPr>
        <w:t>要点分析</w:t>
      </w:r>
      <w:bookmarkEnd w:id="42"/>
    </w:p>
    <w:p w14:paraId="3D9A7C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rPr>
      </w:pPr>
      <w:r>
        <w:rPr>
          <w:rFonts w:hint="eastAsia" w:ascii="宋体" w:hAnsi="宋体" w:eastAsia="宋体" w:cs="宋体"/>
          <w:b/>
          <w:bCs/>
          <w:sz w:val="28"/>
          <w:szCs w:val="28"/>
        </w:rPr>
        <w:t>理论基础与适用性</w:t>
      </w:r>
    </w:p>
    <w:p w14:paraId="65BB790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950" w:author="Camille" w:date="2026-09-05T15:47:05Z"/>
          <w:rFonts w:hint="eastAsia" w:ascii="宋体" w:hAnsi="宋体" w:eastAsia="宋体" w:cs="宋体"/>
          <w:lang w:eastAsia="zh-CN"/>
        </w:rPr>
      </w:pPr>
      <w:ins w:id="951" w:author="Camille" w:date="2026-09-05T15:47:08Z">
        <w:r>
          <w:rPr>
            <w:rFonts w:hint="eastAsia" w:ascii="宋体" w:hAnsi="宋体" w:eastAsia="宋体" w:cs="宋体"/>
          </w:rPr>
          <w:t>武侯区“报表通+社区数仓”的实践呈现了一条从需求侧单侧发力到供需两侧协同的演进路径。分析这一路径需要</w:t>
        </w:r>
      </w:ins>
      <w:ins w:id="952" w:author="Camille" w:date="2026-09-05T20:04:18Z">
        <w:r>
          <w:rPr>
            <w:rFonts w:hint="eastAsia" w:ascii="宋体" w:hAnsi="宋体" w:eastAsia="宋体" w:cs="宋体"/>
            <w:lang w:val="en-US" w:eastAsia="zh-CN"/>
          </w:rPr>
          <w:t>了解</w:t>
        </w:r>
      </w:ins>
      <w:ins w:id="953" w:author="Camille" w:date="2026-09-05T15:47:08Z">
        <w:r>
          <w:rPr>
            <w:rFonts w:hint="eastAsia" w:ascii="宋体" w:hAnsi="宋体" w:eastAsia="宋体" w:cs="宋体"/>
          </w:rPr>
          <w:t>供需</w:t>
        </w:r>
      </w:ins>
      <w:ins w:id="954" w:author="Camille" w:date="2026-09-05T20:04:48Z">
        <w:r>
          <w:rPr>
            <w:rFonts w:hint="eastAsia" w:ascii="宋体" w:hAnsi="宋体" w:eastAsia="宋体" w:cs="宋体"/>
            <w:lang w:val="en-US" w:eastAsia="zh-CN"/>
          </w:rPr>
          <w:t>协同</w:t>
        </w:r>
      </w:ins>
      <w:ins w:id="955" w:author="Camille" w:date="2026-09-05T20:04:49Z">
        <w:r>
          <w:rPr>
            <w:rFonts w:hint="eastAsia" w:ascii="宋体" w:hAnsi="宋体" w:eastAsia="宋体" w:cs="宋体"/>
            <w:lang w:val="en-US" w:eastAsia="zh-CN"/>
          </w:rPr>
          <w:t>路径</w:t>
        </w:r>
      </w:ins>
      <w:ins w:id="956" w:author="Camille" w:date="2026-09-05T20:04:53Z">
        <w:r>
          <w:rPr>
            <w:rFonts w:hint="eastAsia" w:ascii="宋体" w:hAnsi="宋体" w:eastAsia="宋体" w:cs="宋体"/>
            <w:lang w:val="en-US" w:eastAsia="zh-CN"/>
          </w:rPr>
          <w:t>如何形成</w:t>
        </w:r>
      </w:ins>
      <w:ins w:id="957" w:author="Camille" w:date="2026-09-05T15:47:33Z">
        <w:r>
          <w:rPr>
            <w:rFonts w:hint="eastAsia" w:ascii="宋体" w:hAnsi="宋体" w:eastAsia="宋体" w:cs="宋体"/>
            <w:lang w:val="en-US" w:eastAsia="zh-CN"/>
          </w:rPr>
          <w:t>、</w:t>
        </w:r>
      </w:ins>
      <w:ins w:id="958" w:author="Camille" w:date="2026-09-05T15:47:08Z">
        <w:r>
          <w:rPr>
            <w:rFonts w:hint="eastAsia" w:ascii="宋体" w:hAnsi="宋体" w:eastAsia="宋体" w:cs="宋体"/>
          </w:rPr>
          <w:t>解决</w:t>
        </w:r>
      </w:ins>
      <w:ins w:id="959" w:author="Camille" w:date="2026-09-05T20:05:06Z">
        <w:r>
          <w:rPr>
            <w:rFonts w:hint="eastAsia" w:ascii="宋体" w:hAnsi="宋体" w:eastAsia="宋体" w:cs="宋体"/>
            <w:lang w:val="en-US" w:eastAsia="zh-CN"/>
          </w:rPr>
          <w:t>了</w:t>
        </w:r>
      </w:ins>
      <w:ins w:id="960" w:author="Camille" w:date="2026-09-05T20:05:07Z">
        <w:r>
          <w:rPr>
            <w:rFonts w:hint="eastAsia" w:ascii="宋体" w:hAnsi="宋体" w:eastAsia="宋体" w:cs="宋体"/>
            <w:lang w:val="en-US" w:eastAsia="zh-CN"/>
          </w:rPr>
          <w:t>什么</w:t>
        </w:r>
      </w:ins>
      <w:ins w:id="961" w:author="Camille" w:date="2026-09-05T15:47:08Z">
        <w:r>
          <w:rPr>
            <w:rFonts w:hint="eastAsia" w:ascii="宋体" w:hAnsi="宋体" w:eastAsia="宋体" w:cs="宋体"/>
          </w:rPr>
          <w:t>问题</w:t>
        </w:r>
      </w:ins>
      <w:ins w:id="962" w:author="Camille" w:date="2026-09-05T15:47:44Z">
        <w:r>
          <w:rPr>
            <w:rFonts w:hint="eastAsia" w:ascii="宋体" w:hAnsi="宋体" w:eastAsia="宋体" w:cs="宋体"/>
            <w:lang w:val="en-US" w:eastAsia="zh-CN"/>
          </w:rPr>
          <w:t>以及</w:t>
        </w:r>
      </w:ins>
      <w:ins w:id="963" w:author="Camille" w:date="2026-09-05T20:05:36Z">
        <w:r>
          <w:rPr>
            <w:rFonts w:hint="eastAsia" w:ascii="宋体" w:hAnsi="宋体" w:eastAsia="宋体" w:cs="宋体"/>
            <w:lang w:val="en-US" w:eastAsia="zh-CN"/>
          </w:rPr>
          <w:t>未</w:t>
        </w:r>
      </w:ins>
      <w:ins w:id="964" w:author="Camille" w:date="2026-09-05T20:05:17Z">
        <w:r>
          <w:rPr>
            <w:rFonts w:hint="eastAsia" w:ascii="宋体" w:hAnsi="宋体" w:eastAsia="宋体" w:cs="宋体"/>
            <w:lang w:val="en-US" w:eastAsia="zh-CN"/>
          </w:rPr>
          <w:t>解决</w:t>
        </w:r>
      </w:ins>
      <w:ins w:id="965" w:author="Camille" w:date="2026-09-05T15:47:47Z">
        <w:r>
          <w:rPr>
            <w:rFonts w:hint="eastAsia" w:ascii="宋体" w:hAnsi="宋体" w:eastAsia="宋体" w:cs="宋体"/>
            <w:lang w:val="en-US" w:eastAsia="zh-CN"/>
          </w:rPr>
          <w:t>的</w:t>
        </w:r>
      </w:ins>
      <w:ins w:id="966" w:author="Camille" w:date="2026-09-05T20:05:22Z">
        <w:r>
          <w:rPr>
            <w:rFonts w:hint="eastAsia" w:ascii="宋体" w:hAnsi="宋体" w:eastAsia="宋体" w:cs="宋体"/>
            <w:lang w:val="en-US" w:eastAsia="zh-CN"/>
          </w:rPr>
          <w:t>深层次问题</w:t>
        </w:r>
      </w:ins>
      <w:ins w:id="967" w:author="Camille" w:date="2026-09-05T20:04:28Z">
        <w:r>
          <w:rPr>
            <w:rFonts w:hint="eastAsia" w:ascii="宋体" w:hAnsi="宋体" w:eastAsia="宋体" w:cs="宋体"/>
            <w:lang w:eastAsia="zh-CN"/>
          </w:rPr>
          <w:t>。</w:t>
        </w:r>
      </w:ins>
      <w:ins w:id="968" w:author="Camille" w:date="2026-09-05T15:47:08Z">
        <w:r>
          <w:rPr>
            <w:rFonts w:hint="eastAsia" w:ascii="宋体" w:hAnsi="宋体" w:eastAsia="宋体" w:cs="宋体"/>
          </w:rPr>
          <w:t>回答这些问题需要借助两个理论工具</w:t>
        </w:r>
      </w:ins>
      <w:ins w:id="969" w:author="Camille" w:date="2026-09-05T20:04:10Z">
        <w:r>
          <w:rPr>
            <w:rFonts w:hint="eastAsia" w:ascii="宋体" w:hAnsi="宋体" w:eastAsia="宋体" w:cs="宋体"/>
            <w:lang w:eastAsia="zh-CN"/>
          </w:rPr>
          <w:t>：</w:t>
        </w:r>
      </w:ins>
      <w:ins w:id="970" w:author="Camille" w:date="2026-09-05T20:04:13Z">
        <w:r>
          <w:rPr>
            <w:rFonts w:hint="eastAsia" w:ascii="宋体" w:hAnsi="宋体" w:eastAsia="宋体" w:cs="宋体"/>
          </w:rPr>
          <w:t>任务-技术匹配模型</w:t>
        </w:r>
      </w:ins>
      <w:ins w:id="971" w:author="Camille" w:date="2026-09-05T20:04:13Z">
        <w:r>
          <w:rPr>
            <w:rFonts w:hint="eastAsia" w:ascii="宋体" w:hAnsi="宋体" w:eastAsia="宋体" w:cs="宋体"/>
            <w:lang w:val="en-US" w:eastAsia="zh-CN"/>
          </w:rPr>
          <w:t>和</w:t>
        </w:r>
      </w:ins>
      <w:ins w:id="972" w:author="Camille" w:date="2026-09-05T20:04:13Z">
        <w:r>
          <w:rPr>
            <w:rFonts w:hint="eastAsia" w:ascii="宋体" w:hAnsi="宋体" w:eastAsia="宋体" w:cs="宋体"/>
          </w:rPr>
          <w:t>技术执行框架。</w:t>
        </w:r>
      </w:ins>
    </w:p>
    <w:p w14:paraId="74AB3A6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973" w:author="Camille" w:date="2026-09-05T15:47:03Z"/>
          <w:rFonts w:hint="eastAsia" w:ascii="宋体" w:hAnsi="宋体" w:eastAsia="宋体" w:cs="宋体"/>
        </w:rPr>
      </w:pPr>
      <w:del w:id="974" w:author="Camille" w:date="2026-09-05T20:54:45Z">
        <w:r>
          <w:rPr>
            <w:rFonts w:hint="eastAsia" w:ascii="宋体" w:hAnsi="宋体" w:eastAsia="宋体" w:cs="宋体"/>
          </w:rPr>
          <w:drawing>
            <wp:anchor distT="0" distB="0" distL="114300" distR="114300" simplePos="0" relativeHeight="251661312" behindDoc="0" locked="0" layoutInCell="1" allowOverlap="1">
              <wp:simplePos x="0" y="0"/>
              <wp:positionH relativeFrom="column">
                <wp:posOffset>116840</wp:posOffset>
              </wp:positionH>
              <wp:positionV relativeFrom="paragraph">
                <wp:posOffset>1277620</wp:posOffset>
              </wp:positionV>
              <wp:extent cx="4848860" cy="1886585"/>
              <wp:effectExtent l="0" t="0" r="2540" b="5715"/>
              <wp:wrapSquare wrapText="bothSides"/>
              <wp:docPr id="3" name="图片 1"/>
              <wp:cNvGraphicFramePr/>
              <a:graphic xmlns:a="http://schemas.openxmlformats.org/drawingml/2006/main">
                <a:graphicData uri="http://schemas.openxmlformats.org/drawingml/2006/picture">
                  <pic:pic xmlns:pic="http://schemas.openxmlformats.org/drawingml/2006/picture">
                    <pic:nvPicPr>
                      <pic:cNvPr id="3" name="图片 1"/>
                      <pic:cNvPicPr/>
                    </pic:nvPicPr>
                    <pic:blipFill>
                      <a:blip r:embed="rId11" cstate="print"/>
                      <a:srcRect/>
                      <a:stretch>
                        <a:fillRect/>
                      </a:stretch>
                    </pic:blipFill>
                    <pic:spPr>
                      <a:xfrm>
                        <a:off x="0" y="0"/>
                        <a:ext cx="4848860" cy="1886585"/>
                      </a:xfrm>
                      <a:prstGeom prst="rect">
                        <a:avLst/>
                      </a:prstGeom>
                      <a:ln>
                        <a:noFill/>
                      </a:ln>
                    </pic:spPr>
                  </pic:pic>
                </a:graphicData>
              </a:graphic>
            </wp:anchor>
          </w:drawing>
        </w:r>
      </w:del>
      <w:del w:id="976" w:author="Camille" w:date="2026-09-05T15:47:03Z">
        <w:r>
          <w:rPr>
            <w:rFonts w:hint="eastAsia" w:ascii="宋体" w:hAnsi="宋体" w:eastAsia="宋体" w:cs="宋体"/>
          </w:rPr>
          <w:delText>武侯区</w:delText>
        </w:r>
      </w:del>
      <w:del w:id="977" w:author="Camille" w:date="2026-09-05T15:47:03Z">
        <w:r>
          <w:rPr>
            <w:rFonts w:hint="eastAsia" w:ascii="宋体" w:hAnsi="宋体" w:eastAsia="宋体" w:cs="宋体"/>
            <w:lang w:eastAsia="zh-CN"/>
          </w:rPr>
          <w:delText>“</w:delText>
        </w:r>
      </w:del>
      <w:del w:id="978" w:author="Camille" w:date="2026-09-05T15:47:03Z">
        <w:r>
          <w:rPr>
            <w:rFonts w:hint="eastAsia" w:ascii="宋体" w:hAnsi="宋体" w:eastAsia="宋体" w:cs="宋体"/>
          </w:rPr>
          <w:delText>报表通+社区数仓</w:delText>
        </w:r>
      </w:del>
      <w:del w:id="979" w:author="Camille" w:date="2026-09-05T15:47:03Z">
        <w:r>
          <w:rPr>
            <w:rFonts w:hint="eastAsia" w:ascii="宋体" w:hAnsi="宋体" w:eastAsia="宋体" w:cs="宋体"/>
            <w:lang w:eastAsia="zh-CN"/>
          </w:rPr>
          <w:delText>”</w:delText>
        </w:r>
      </w:del>
      <w:del w:id="980" w:author="Camille" w:date="2026-09-05T15:47:03Z">
        <w:r>
          <w:rPr>
            <w:rFonts w:hint="eastAsia" w:ascii="宋体" w:hAnsi="宋体" w:eastAsia="宋体" w:cs="宋体"/>
          </w:rPr>
          <w:delText>的实践可归纳为AI赋能供需两侧协同减负的基层治理模式，其核心是通过数据归集、智能工具与制度保障的配合，实现供给侧数据储备能力与需求侧数据调用效率的系统性匹配。分析这一模式需要借助三个理论工具，分别</w:delText>
        </w:r>
      </w:del>
      <w:del w:id="981" w:author="Camille" w:date="2026-09-05T15:47:03Z">
        <w:r>
          <w:rPr>
            <w:rFonts w:hint="eastAsia" w:ascii="宋体" w:hAnsi="宋体" w:eastAsia="宋体" w:cs="宋体"/>
            <w:lang w:val="en-US" w:eastAsia="zh-CN"/>
          </w:rPr>
          <w:delText>进行</w:delText>
        </w:r>
      </w:del>
      <w:del w:id="982" w:author="Camille" w:date="2026-09-05T15:47:03Z">
        <w:r>
          <w:rPr>
            <w:rFonts w:hint="eastAsia" w:ascii="宋体" w:hAnsi="宋体" w:eastAsia="宋体" w:cs="宋体"/>
          </w:rPr>
          <w:delText>负担诊断、机制解释与路径阐明。</w:delText>
        </w:r>
      </w:del>
    </w:p>
    <w:p w14:paraId="1306F44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984" w:author="Camille" w:date="2026-09-05T15:52:39Z"/>
          <w:rFonts w:hint="eastAsia" w:ascii="宋体" w:hAnsi="宋体" w:eastAsia="宋体" w:cs="宋体"/>
        </w:rPr>
        <w:pPrChange w:id="983" w:author="Camille" w:date="2026-09-05T15:52:40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985" w:author="Camille" w:date="2026-09-05T15:52:39Z">
        <w:r>
          <w:rPr>
            <w:rFonts w:hint="eastAsia" w:ascii="宋体" w:hAnsi="宋体" w:eastAsia="宋体" w:cs="宋体"/>
          </w:rPr>
          <w:delText>交易成本理论由科斯和威廉姆森所创立，其核心命题是任何协作与信息交换都会产生搜寻、协商、执行与核实四类成本，制度与流程设计的目的在于有效降低这些成本</w:delText>
        </w:r>
      </w:del>
      <w:del w:id="986" w:author="Camille" w:date="2026-09-05T15:52:39Z">
        <w:r>
          <w:rPr>
            <w:rStyle w:val="12"/>
            <w:rFonts w:hint="eastAsia" w:ascii="宋体" w:hAnsi="宋体" w:eastAsia="宋体" w:cs="宋体"/>
          </w:rPr>
          <w:footnoteReference w:id="19"/>
        </w:r>
      </w:del>
      <w:del w:id="987" w:author="Camille" w:date="2026-09-05T15:52:39Z">
        <w:r>
          <w:rPr>
            <w:rFonts w:hint="eastAsia" w:ascii="宋体" w:hAnsi="宋体" w:eastAsia="宋体" w:cs="宋体"/>
          </w:rPr>
          <w:delText>。搜寻成本体现为基层工作人员查找数据来源与调用路径的时间消耗，协商成本体现为跨部门调用申请与审批的程序成本，执行成本体现为填报环节的人工操作量，核实成本体现为数据核对与异常识别的工作量。</w:delText>
        </w:r>
      </w:del>
    </w:p>
    <w:p w14:paraId="0431997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989" w:author="Camille" w:date="2026-09-05T15:52:45Z"/>
          <w:rFonts w:hint="eastAsia" w:ascii="宋体" w:hAnsi="宋体" w:eastAsia="宋体" w:cs="宋体"/>
        </w:rPr>
        <w:pPrChange w:id="988" w:author="Camille" w:date="2026-09-05T15:52:40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6A8BFD9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991" w:author="Camille" w:date="2026-09-05T15:52:43Z"/>
          <w:rFonts w:hint="eastAsia" w:ascii="宋体" w:hAnsi="宋体" w:eastAsia="宋体" w:cs="宋体"/>
        </w:rPr>
        <w:pPrChange w:id="990" w:author="Camille" w:date="2026-09-05T15:52:44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6B718D9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993" w:author="Camille" w:date="2026-09-05T15:52:42Z"/>
          <w:rFonts w:hint="eastAsia" w:ascii="宋体" w:hAnsi="宋体" w:eastAsia="宋体" w:cs="宋体"/>
        </w:rPr>
        <w:pPrChange w:id="992" w:author="Camille" w:date="2026-09-05T15:52:42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21EC4E9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994" w:author="Camille" w:date="2026-09-05T15:52:50Z"/>
          <w:rFonts w:hint="default" w:ascii="宋体" w:hAnsi="宋体" w:eastAsia="宋体" w:cs="宋体"/>
          <w:lang w:val="en-US" w:eastAsia="zh-CN"/>
        </w:rPr>
      </w:pPr>
      <w:ins w:id="995" w:author="Camille" w:date="2026-09-05T15:52:51Z">
        <w:r>
          <w:rPr>
            <w:rFonts w:hint="eastAsia" w:ascii="宋体" w:hAnsi="宋体" w:eastAsia="宋体" w:cs="宋体"/>
            <w:lang w:val="en-US" w:eastAsia="zh-CN"/>
          </w:rPr>
          <w:t xml:space="preserve">  </w:t>
        </w:r>
      </w:ins>
      <w:ins w:id="996" w:author="Camille" w:date="2026-09-05T15:52:53Z">
        <w:r>
          <w:rPr>
            <w:rFonts w:hint="eastAsia" w:ascii="宋体" w:hAnsi="宋体" w:eastAsia="宋体" w:cs="宋体"/>
            <w:lang w:val="en-US" w:eastAsia="zh-CN"/>
          </w:rPr>
          <w:t xml:space="preserve"> </w:t>
        </w:r>
      </w:ins>
      <w:ins w:id="997" w:author="Camille" w:date="2026-09-05T15:52:54Z">
        <w:r>
          <w:rPr>
            <w:rFonts w:hint="eastAsia" w:ascii="宋体" w:hAnsi="宋体" w:eastAsia="宋体" w:cs="宋体"/>
            <w:lang w:val="en-US" w:eastAsia="zh-CN"/>
          </w:rPr>
          <w:t xml:space="preserve"> </w:t>
        </w:r>
      </w:ins>
    </w:p>
    <w:p w14:paraId="477792C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rFonts w:hint="eastAsia" w:ascii="宋体" w:hAnsi="宋体" w:eastAsia="宋体" w:cs="宋体"/>
        </w:rPr>
        <w:pPrChange w:id="998" w:author="Camille" w:date="2026-09-05T15:52:50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r>
        <w:rPr>
          <w:rFonts w:hint="eastAsia" w:ascii="宋体" w:hAnsi="宋体" w:eastAsia="宋体" w:cs="宋体"/>
        </w:rPr>
        <w:t>任务-技术匹配模型由Goodhue和Thompson提出，</w:t>
      </w:r>
      <w:ins w:id="999" w:author="Camille" w:date="2026-09-05T15:54:36Z">
        <w:r>
          <w:rPr>
            <w:rFonts w:hint="eastAsia" w:ascii="宋体" w:hAnsi="宋体" w:eastAsia="宋体" w:cs="宋体"/>
          </w:rPr>
          <w:t>其核心判断是信息技术的使用效果取决于技术功能与任务需求之间的适配程度</w:t>
        </w:r>
      </w:ins>
      <w:del w:id="1000" w:author="Camille" w:date="2026-09-05T15:55:42Z">
        <w:r>
          <w:rPr>
            <w:rFonts w:hint="eastAsia" w:ascii="宋体" w:hAnsi="宋体" w:eastAsia="宋体" w:cs="宋体"/>
          </w:rPr>
          <w:delText>强调信息技术的使用效果取决于技术功能与任务需求之间的适配程度，两者匹配时技术才会被有效采用并提升绩</w:delText>
        </w:r>
      </w:del>
      <w:del w:id="1001" w:author="Camille" w:date="2026-09-05T15:55:53Z">
        <w:r>
          <w:rPr>
            <w:rFonts w:hint="eastAsia" w:ascii="宋体" w:hAnsi="宋体" w:eastAsia="宋体" w:cs="宋体"/>
          </w:rPr>
          <w:delText>效</w:delText>
        </w:r>
      </w:del>
      <w:r>
        <w:rPr>
          <w:rStyle w:val="12"/>
          <w:rFonts w:hint="eastAsia" w:ascii="宋体" w:hAnsi="宋体" w:eastAsia="宋体" w:cs="宋体"/>
        </w:rPr>
        <w:footnoteReference w:id="20"/>
      </w:r>
      <w:r>
        <w:rPr>
          <w:rFonts w:hint="eastAsia" w:ascii="宋体" w:hAnsi="宋体" w:eastAsia="宋体" w:cs="宋体"/>
        </w:rPr>
        <w:t>。</w:t>
      </w:r>
      <w:ins w:id="1002" w:author="Camille" w:date="2026-09-05T15:56:04Z">
        <w:r>
          <w:rPr>
            <w:rFonts w:hint="eastAsia" w:ascii="宋体" w:hAnsi="宋体" w:eastAsia="宋体" w:cs="宋体"/>
          </w:rPr>
          <w:t>当技术特征与任务特征相匹配时，技术才会被有效采用并提升绩效；当两者不匹配时，技术不仅无法产生预期效果，甚至可能成为新的负担。</w:t>
        </w:r>
      </w:ins>
      <w:ins w:id="1003" w:author="Camille" w:date="2026-09-05T16:14:17Z">
        <w:r>
          <w:rPr>
            <w:rFonts w:hint="eastAsia" w:ascii="宋体" w:hAnsi="宋体" w:eastAsia="宋体" w:cs="宋体"/>
            <w:lang w:eastAsia="zh-CN"/>
          </w:rPr>
          <w:t>“</w:t>
        </w:r>
      </w:ins>
      <w:ins w:id="1004" w:author="Camille" w:date="2026-09-05T15:56:04Z">
        <w:r>
          <w:rPr>
            <w:rFonts w:hint="eastAsia" w:ascii="宋体" w:hAnsi="宋体" w:eastAsia="宋体" w:cs="宋体"/>
          </w:rPr>
          <w:t>报表通</w:t>
        </w:r>
      </w:ins>
      <w:ins w:id="1005" w:author="Camille" w:date="2026-09-05T16:14:19Z">
        <w:r>
          <w:rPr>
            <w:rFonts w:hint="eastAsia" w:ascii="宋体" w:hAnsi="宋体" w:eastAsia="宋体" w:cs="宋体"/>
            <w:lang w:eastAsia="zh-CN"/>
          </w:rPr>
          <w:t>”</w:t>
        </w:r>
      </w:ins>
      <w:ins w:id="1006" w:author="Camille" w:date="2026-09-05T15:56:04Z">
        <w:r>
          <w:rPr>
            <w:rFonts w:hint="eastAsia" w:ascii="宋体" w:hAnsi="宋体" w:eastAsia="宋体" w:cs="宋体"/>
          </w:rPr>
          <w:t>在需求侧的效果有限</w:t>
        </w:r>
      </w:ins>
      <w:ins w:id="1007" w:author="Camille" w:date="2026-09-05T15:56:21Z">
        <w:r>
          <w:rPr>
            <w:rFonts w:hint="eastAsia" w:ascii="宋体" w:hAnsi="宋体" w:eastAsia="宋体" w:cs="宋体"/>
            <w:lang w:eastAsia="zh-CN"/>
          </w:rPr>
          <w:t>，</w:t>
        </w:r>
      </w:ins>
      <w:ins w:id="1008" w:author="Camille" w:date="2026-09-05T15:56:25Z">
        <w:r>
          <w:rPr>
            <w:rFonts w:hint="eastAsia" w:ascii="宋体" w:hAnsi="宋体" w:eastAsia="宋体" w:cs="宋体"/>
            <w:lang w:val="en-US" w:eastAsia="zh-CN"/>
          </w:rPr>
          <w:t>正因为</w:t>
        </w:r>
      </w:ins>
      <w:ins w:id="1009" w:author="Camille" w:date="2026-09-05T15:56:04Z">
        <w:r>
          <w:rPr>
            <w:rFonts w:hint="eastAsia" w:ascii="宋体" w:hAnsi="宋体" w:eastAsia="宋体" w:cs="宋体"/>
          </w:rPr>
          <w:t>其“调用”特征与基层“即时获取”的任务需求之间存在适配缺口，</w:t>
        </w:r>
      </w:ins>
      <w:ins w:id="1010" w:author="Camille" w:date="2026-09-05T16:14:22Z">
        <w:r>
          <w:rPr>
            <w:rFonts w:hint="eastAsia" w:ascii="宋体" w:hAnsi="宋体" w:eastAsia="宋体" w:cs="宋体"/>
            <w:lang w:eastAsia="zh-CN"/>
          </w:rPr>
          <w:t>“</w:t>
        </w:r>
      </w:ins>
      <w:ins w:id="1011" w:author="Camille" w:date="2026-09-05T15:56:04Z">
        <w:r>
          <w:rPr>
            <w:rFonts w:hint="eastAsia" w:ascii="宋体" w:hAnsi="宋体" w:eastAsia="宋体" w:cs="宋体"/>
          </w:rPr>
          <w:t>社区数仓</w:t>
        </w:r>
      </w:ins>
      <w:ins w:id="1012" w:author="Camille" w:date="2026-09-05T16:14:24Z">
        <w:r>
          <w:rPr>
            <w:rFonts w:hint="eastAsia" w:ascii="宋体" w:hAnsi="宋体" w:eastAsia="宋体" w:cs="宋体"/>
            <w:lang w:eastAsia="zh-CN"/>
          </w:rPr>
          <w:t>”</w:t>
        </w:r>
      </w:ins>
      <w:ins w:id="1013" w:author="Camille" w:date="2026-09-05T15:56:04Z">
        <w:r>
          <w:rPr>
            <w:rFonts w:hint="eastAsia" w:ascii="宋体" w:hAnsi="宋体" w:eastAsia="宋体" w:cs="宋体"/>
          </w:rPr>
          <w:t>的“储备”特征</w:t>
        </w:r>
      </w:ins>
      <w:ins w:id="1014" w:author="Camille" w:date="2026-09-05T16:02:21Z">
        <w:r>
          <w:rPr>
            <w:rFonts w:hint="eastAsia" w:ascii="宋体" w:hAnsi="宋体" w:eastAsia="宋体" w:cs="宋体"/>
            <w:lang w:val="en-US" w:eastAsia="zh-CN"/>
          </w:rPr>
          <w:t>也</w:t>
        </w:r>
      </w:ins>
      <w:ins w:id="1015" w:author="Camille" w:date="2026-09-05T16:02:30Z">
        <w:r>
          <w:rPr>
            <w:rFonts w:hint="eastAsia" w:ascii="宋体" w:hAnsi="宋体" w:eastAsia="宋体" w:cs="宋体"/>
            <w:lang w:val="en-US" w:eastAsia="zh-CN"/>
          </w:rPr>
          <w:t>针对这点</w:t>
        </w:r>
      </w:ins>
      <w:ins w:id="1016" w:author="Camille" w:date="2026-09-05T15:56:04Z">
        <w:r>
          <w:rPr>
            <w:rFonts w:hint="eastAsia" w:ascii="宋体" w:hAnsi="宋体" w:eastAsia="宋体" w:cs="宋体"/>
          </w:rPr>
          <w:t>弥合了这一缺口。</w:t>
        </w:r>
      </w:ins>
      <w:del w:id="1017" w:author="Camille" w:date="2026-09-05T15:56:01Z">
        <w:r>
          <w:rPr>
            <w:rFonts w:hint="eastAsia" w:ascii="宋体" w:hAnsi="宋体" w:eastAsia="宋体" w:cs="宋体"/>
          </w:rPr>
          <w:delText>任务-技术匹配关注AI的采集、核对、填报、调用四类功能能否分别对应基层数据工作的四个主要环节。</w:delText>
        </w:r>
      </w:del>
    </w:p>
    <w:p w14:paraId="7121165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018" w:author="Camille" w:date="2026-09-05T16:03:25Z"/>
          <w:rFonts w:hint="eastAsia" w:ascii="宋体" w:hAnsi="宋体" w:eastAsia="宋体" w:cs="宋体"/>
        </w:rPr>
      </w:pPr>
    </w:p>
    <w:p w14:paraId="76DD26F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1020" w:author="Camille" w:date="2026-09-05T16:03:27Z"/>
          <w:rFonts w:hint="eastAsia" w:ascii="宋体" w:hAnsi="宋体" w:eastAsia="宋体" w:cs="宋体"/>
        </w:rPr>
        <w:pPrChange w:id="1019" w:author="Camille" w:date="2026-09-05T16:03:24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29F661C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1022" w:author="Camille" w:date="2026-09-05T16:03:49Z"/>
          <w:rFonts w:hint="eastAsia" w:ascii="宋体" w:hAnsi="宋体" w:eastAsia="宋体" w:cs="宋体"/>
        </w:rPr>
        <w:pPrChange w:id="1021" w:author="Camille" w:date="2026-09-05T16:03:27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49978B4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023" w:author="Camille" w:date="2026-09-05T16:03:35Z"/>
          <w:rFonts w:hint="eastAsia" w:ascii="宋体" w:hAnsi="宋体" w:eastAsia="宋体" w:cs="宋体"/>
        </w:rPr>
      </w:pPr>
    </w:p>
    <w:p w14:paraId="6220671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1025" w:author="Camille" w:date="2026-09-05T20:54:47Z"/>
          <w:rFonts w:hint="eastAsia" w:ascii="宋体" w:hAnsi="宋体" w:eastAsia="宋体" w:cs="宋体"/>
          <w:b/>
          <w:bCs/>
          <w:lang w:val="en-US" w:eastAsia="zh-CN"/>
        </w:rPr>
        <w:pPrChange w:id="1024" w:author="Camille" w:date="2026-09-05T16:03:5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pPr>
        </w:pPrChange>
      </w:pPr>
    </w:p>
    <w:p w14:paraId="69BE16E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1027" w:author="Camille" w:date="2026-09-05T20:54:47Z"/>
          <w:rFonts w:hint="eastAsia" w:ascii="宋体" w:hAnsi="宋体" w:eastAsia="宋体" w:cs="宋体"/>
          <w:b/>
          <w:bCs/>
          <w:lang w:val="en-US" w:eastAsia="zh-CN"/>
        </w:rPr>
        <w:pPrChange w:id="1026" w:author="Camille" w:date="2026-09-05T16:03:5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pPr>
        </w:pPrChange>
      </w:pPr>
    </w:p>
    <w:p w14:paraId="2F18F43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1029" w:author="Camille" w:date="2026-09-05T20:54:48Z"/>
          <w:rFonts w:hint="eastAsia" w:ascii="宋体" w:hAnsi="宋体" w:eastAsia="宋体" w:cs="宋体"/>
          <w:b/>
          <w:bCs/>
          <w:lang w:val="en-US" w:eastAsia="zh-CN"/>
        </w:rPr>
        <w:pPrChange w:id="1028" w:author="Camille" w:date="2026-09-05T16:03:5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pPr>
        </w:pPrChange>
      </w:pPr>
    </w:p>
    <w:p w14:paraId="05651DD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1031" w:author="Camille" w:date="2026-09-05T20:54:48Z"/>
          <w:rFonts w:hint="eastAsia" w:ascii="宋体" w:hAnsi="宋体" w:eastAsia="宋体" w:cs="宋体"/>
          <w:b/>
          <w:bCs/>
          <w:lang w:val="en-US" w:eastAsia="zh-CN"/>
        </w:rPr>
        <w:pPrChange w:id="1030" w:author="Camille" w:date="2026-09-05T16:03:5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pPr>
        </w:pPrChange>
      </w:pPr>
    </w:p>
    <w:p w14:paraId="42C0A74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ins w:id="1033" w:author="Camille" w:date="2026-09-05T20:54:48Z"/>
          <w:rFonts w:hint="eastAsia" w:ascii="宋体" w:hAnsi="宋体" w:eastAsia="宋体" w:cs="宋体"/>
          <w:b/>
          <w:bCs/>
          <w:lang w:val="en-US" w:eastAsia="zh-CN"/>
        </w:rPr>
        <w:pPrChange w:id="1032" w:author="Camille" w:date="2026-09-05T16:03:53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pPr>
        </w:pPrChange>
      </w:pPr>
    </w:p>
    <w:p w14:paraId="6991829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del w:id="1035" w:author="Camille" w:date="2026-09-05T20:05:57Z"/>
          <w:rFonts w:hint="default" w:ascii="宋体" w:hAnsi="宋体" w:eastAsia="宋体" w:cs="宋体"/>
          <w:b/>
          <w:bCs/>
          <w:lang w:val="en-US" w:eastAsia="zh-CN"/>
        </w:rPr>
        <w:pPrChange w:id="1034" w:author="Camille" w:date="2026-09-05T20:55:34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pPr>
        </w:pPrChange>
      </w:pPr>
      <w:ins w:id="1036" w:author="Camille" w:date="2026-09-05T20:54:54Z">
        <w:r>
          <w:rPr>
            <w:rFonts w:hint="eastAsia" w:ascii="宋体" w:hAnsi="宋体" w:eastAsia="宋体" w:cs="宋体"/>
          </w:rPr>
          <w:drawing>
            <wp:anchor distT="0" distB="0" distL="114300" distR="114300" simplePos="0" relativeHeight="251669504" behindDoc="0" locked="0" layoutInCell="1" allowOverlap="1">
              <wp:simplePos x="0" y="0"/>
              <wp:positionH relativeFrom="column">
                <wp:posOffset>177800</wp:posOffset>
              </wp:positionH>
              <wp:positionV relativeFrom="paragraph">
                <wp:posOffset>207010</wp:posOffset>
              </wp:positionV>
              <wp:extent cx="4848860" cy="1886585"/>
              <wp:effectExtent l="0" t="0" r="2540" b="5715"/>
              <wp:wrapSquare wrapText="bothSides"/>
              <wp:docPr id="8" name="图片 1"/>
              <wp:cNvGraphicFramePr/>
              <a:graphic xmlns:a="http://schemas.openxmlformats.org/drawingml/2006/main">
                <a:graphicData uri="http://schemas.openxmlformats.org/drawingml/2006/picture">
                  <pic:pic xmlns:pic="http://schemas.openxmlformats.org/drawingml/2006/picture">
                    <pic:nvPicPr>
                      <pic:cNvPr id="8" name="图片 1"/>
                      <pic:cNvPicPr/>
                    </pic:nvPicPr>
                    <pic:blipFill>
                      <a:blip r:embed="rId11" cstate="print"/>
                      <a:srcRect/>
                      <a:stretch>
                        <a:fillRect/>
                      </a:stretch>
                    </pic:blipFill>
                    <pic:spPr>
                      <a:xfrm>
                        <a:off x="0" y="0"/>
                        <a:ext cx="4848860" cy="1886585"/>
                      </a:xfrm>
                      <a:prstGeom prst="rect">
                        <a:avLst/>
                      </a:prstGeom>
                      <a:ln>
                        <a:noFill/>
                      </a:ln>
                    </pic:spPr>
                  </pic:pic>
                </a:graphicData>
              </a:graphic>
            </wp:anchor>
          </w:drawing>
        </w:r>
      </w:ins>
      <w:r>
        <w:rPr>
          <w:rFonts w:hint="eastAsia" w:ascii="宋体" w:hAnsi="宋体" w:eastAsia="宋体" w:cs="宋体"/>
          <w:b/>
          <w:bCs/>
          <w:lang w:val="en-US" w:eastAsia="zh-CN"/>
        </w:rPr>
        <w:t xml:space="preserve">图1 </w:t>
      </w:r>
      <w:r>
        <w:rPr>
          <w:rFonts w:hint="eastAsia" w:ascii="宋体" w:hAnsi="宋体" w:eastAsia="宋体" w:cs="宋体"/>
          <w:b/>
          <w:bCs/>
          <w:sz w:val="21"/>
          <w:szCs w:val="21"/>
          <w:lang w:val="en-US" w:eastAsia="zh-CN"/>
        </w:rPr>
        <w:t>技术-任务匹配模型</w:t>
      </w:r>
      <w:r>
        <w:rPr>
          <w:rStyle w:val="12"/>
          <w:rFonts w:hint="eastAsia" w:ascii="宋体" w:hAnsi="宋体" w:eastAsia="宋体" w:cs="宋体"/>
          <w:b/>
          <w:bCs/>
          <w:sz w:val="21"/>
          <w:szCs w:val="21"/>
          <w:lang w:val="en-US" w:eastAsia="zh-CN"/>
        </w:rPr>
        <w:footnoteReference w:id="21"/>
      </w:r>
    </w:p>
    <w:p w14:paraId="2D034BB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jc w:val="center"/>
        <w:textAlignment w:val="auto"/>
        <w:rPr>
          <w:ins w:id="1039" w:author="Camille" w:date="2026-09-05T16:04:19Z"/>
          <w:rFonts w:hint="eastAsia" w:ascii="宋体" w:hAnsi="宋体" w:eastAsia="宋体" w:cs="宋体"/>
        </w:rPr>
        <w:pPrChange w:id="1038" w:author="Camille" w:date="2026-09-05T20:05:57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44FC1F9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Change w:id="1040" w:author="Camille" w:date="2026-09-05T16:05:06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r>
        <w:rPr>
          <w:rFonts w:hint="eastAsia" w:ascii="宋体" w:hAnsi="宋体" w:eastAsia="宋体" w:cs="宋体"/>
        </w:rPr>
        <w:t>技术执行框架由简·芳汀提出，</w:t>
      </w:r>
      <w:r>
        <w:rPr>
          <w:rFonts w:hint="eastAsia" w:ascii="宋体" w:hAnsi="宋体" w:eastAsia="宋体" w:cs="宋体"/>
          <w:lang w:val="en-US" w:eastAsia="zh-CN"/>
        </w:rPr>
        <w:t>她</w:t>
      </w:r>
      <w:r>
        <w:rPr>
          <w:rFonts w:hint="eastAsia" w:ascii="宋体" w:hAnsi="宋体" w:eastAsia="宋体" w:cs="宋体"/>
        </w:rPr>
        <w:t>认为技术嵌入组织后的效果不取决于技术本身的客观属性，而取决于组织如何执行技术，因为组织形式和制度安排会对技术进行过滤</w:t>
      </w:r>
      <w:r>
        <w:rPr>
          <w:rStyle w:val="12"/>
          <w:rFonts w:hint="eastAsia" w:ascii="宋体" w:hAnsi="宋体" w:eastAsia="宋体" w:cs="宋体"/>
        </w:rPr>
        <w:footnoteReference w:id="22"/>
      </w:r>
      <w:r>
        <w:rPr>
          <w:rFonts w:hint="eastAsia" w:ascii="宋体" w:hAnsi="宋体" w:eastAsia="宋体" w:cs="宋体"/>
        </w:rPr>
        <w:t>。</w:t>
      </w:r>
      <w:del w:id="1041" w:author="Camille" w:date="2026-09-05T16:08:58Z">
        <w:r>
          <w:rPr>
            <w:rFonts w:hint="eastAsia" w:ascii="宋体" w:hAnsi="宋体" w:eastAsia="宋体" w:cs="宋体"/>
            <w:lang w:val="en-US" w:eastAsia="zh-CN"/>
          </w:rPr>
          <w:delText>其</w:delText>
        </w:r>
      </w:del>
      <w:del w:id="1042" w:author="Camille" w:date="2026-09-05T16:08:58Z">
        <w:r>
          <w:rPr>
            <w:rFonts w:hint="eastAsia" w:ascii="宋体" w:hAnsi="宋体" w:eastAsia="宋体" w:cs="宋体"/>
          </w:rPr>
          <w:delText>分析重点在于报表通进入基层治理场域后，组织形式与制度安排如何对技术的减负效能产生过滤作用。</w:delText>
        </w:r>
      </w:del>
      <w:ins w:id="1043" w:author="Camille" w:date="2026-09-05T16:05:24Z">
        <w:r>
          <w:rPr>
            <w:rFonts w:hint="eastAsia" w:ascii="宋体" w:hAnsi="宋体" w:eastAsia="宋体" w:cs="宋体"/>
          </w:rPr>
          <w:t>其分析重点在于部门数据壁垒与审批程序如何对</w:t>
        </w:r>
      </w:ins>
      <w:ins w:id="1044" w:author="Camille" w:date="2026-09-05T17:34:41Z">
        <w:r>
          <w:rPr>
            <w:rFonts w:hint="eastAsia" w:ascii="宋体" w:hAnsi="宋体" w:eastAsia="宋体" w:cs="宋体"/>
            <w:lang w:eastAsia="zh-CN"/>
          </w:rPr>
          <w:t>“</w:t>
        </w:r>
      </w:ins>
      <w:ins w:id="1045" w:author="Camille" w:date="2026-09-05T16:05:24Z">
        <w:r>
          <w:rPr>
            <w:rFonts w:hint="eastAsia" w:ascii="宋体" w:hAnsi="宋体" w:eastAsia="宋体" w:cs="宋体"/>
          </w:rPr>
          <w:t>报表通</w:t>
        </w:r>
      </w:ins>
      <w:ins w:id="1046" w:author="Camille" w:date="2026-09-05T17:34:43Z">
        <w:r>
          <w:rPr>
            <w:rFonts w:hint="eastAsia" w:ascii="宋体" w:hAnsi="宋体" w:eastAsia="宋体" w:cs="宋体"/>
            <w:lang w:eastAsia="zh-CN"/>
          </w:rPr>
          <w:t>”</w:t>
        </w:r>
      </w:ins>
      <w:ins w:id="1047" w:author="Camille" w:date="2026-09-05T16:05:24Z">
        <w:r>
          <w:rPr>
            <w:rFonts w:hint="eastAsia" w:ascii="宋体" w:hAnsi="宋体" w:eastAsia="宋体" w:cs="宋体"/>
          </w:rPr>
          <w:t>的减负效能产生过滤，以及</w:t>
        </w:r>
      </w:ins>
      <w:ins w:id="1048" w:author="Camille" w:date="2026-09-05T16:14:04Z">
        <w:r>
          <w:rPr>
            <w:rFonts w:hint="eastAsia" w:ascii="宋体" w:hAnsi="宋体" w:eastAsia="宋体" w:cs="宋体"/>
            <w:lang w:eastAsia="zh-CN"/>
          </w:rPr>
          <w:t>“</w:t>
        </w:r>
      </w:ins>
      <w:ins w:id="1049" w:author="Camille" w:date="2026-09-05T16:05:24Z">
        <w:r>
          <w:rPr>
            <w:rFonts w:hint="eastAsia" w:ascii="宋体" w:hAnsi="宋体" w:eastAsia="宋体" w:cs="宋体"/>
          </w:rPr>
          <w:t>社区数仓</w:t>
        </w:r>
      </w:ins>
      <w:ins w:id="1050" w:author="Camille" w:date="2026-09-05T16:14:05Z">
        <w:r>
          <w:rPr>
            <w:rFonts w:hint="eastAsia" w:ascii="宋体" w:hAnsi="宋体" w:eastAsia="宋体" w:cs="宋体"/>
            <w:lang w:eastAsia="zh-CN"/>
          </w:rPr>
          <w:t>”</w:t>
        </w:r>
      </w:ins>
      <w:ins w:id="1051" w:author="Camille" w:date="2026-09-05T16:05:24Z">
        <w:r>
          <w:rPr>
            <w:rFonts w:hint="eastAsia" w:ascii="宋体" w:hAnsi="宋体" w:eastAsia="宋体" w:cs="宋体"/>
          </w:rPr>
          <w:t>以单向同步机制绕开这一过滤后技术效能为何得以释放。</w:t>
        </w:r>
      </w:ins>
    </w:p>
    <w:p w14:paraId="2587CDF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r>
        <w:rPr>
          <w:rFonts w:hint="eastAsia" w:ascii="宋体" w:hAnsi="宋体" w:eastAsia="宋体" w:cs="宋体"/>
        </w:rPr>
        <w:drawing>
          <wp:anchor distT="0" distB="0" distL="114300" distR="114300" simplePos="0" relativeHeight="251660288" behindDoc="0" locked="0" layoutInCell="1" allowOverlap="1">
            <wp:simplePos x="0" y="0"/>
            <wp:positionH relativeFrom="column">
              <wp:posOffset>642620</wp:posOffset>
            </wp:positionH>
            <wp:positionV relativeFrom="paragraph">
              <wp:posOffset>80645</wp:posOffset>
            </wp:positionV>
            <wp:extent cx="3777615" cy="3036570"/>
            <wp:effectExtent l="0" t="0" r="6985" b="11430"/>
            <wp:wrapSquare wrapText="bothSides"/>
            <wp:docPr id="1028" name="图片 2"/>
            <wp:cNvGraphicFramePr/>
            <a:graphic xmlns:a="http://schemas.openxmlformats.org/drawingml/2006/main">
              <a:graphicData uri="http://schemas.openxmlformats.org/drawingml/2006/picture">
                <pic:pic xmlns:pic="http://schemas.openxmlformats.org/drawingml/2006/picture">
                  <pic:nvPicPr>
                    <pic:cNvPr id="1028" name="图片 2"/>
                    <pic:cNvPicPr/>
                  </pic:nvPicPr>
                  <pic:blipFill>
                    <a:blip r:embed="rId12" cstate="print"/>
                    <a:srcRect/>
                    <a:stretch>
                      <a:fillRect/>
                    </a:stretch>
                  </pic:blipFill>
                  <pic:spPr>
                    <a:xfrm>
                      <a:off x="0" y="0"/>
                      <a:ext cx="3777615" cy="3036570"/>
                    </a:xfrm>
                    <a:prstGeom prst="rect">
                      <a:avLst/>
                    </a:prstGeom>
                    <a:ln>
                      <a:noFill/>
                    </a:ln>
                  </pic:spPr>
                </pic:pic>
              </a:graphicData>
            </a:graphic>
          </wp:anchor>
        </w:drawing>
      </w:r>
    </w:p>
    <w:p w14:paraId="0FB6074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110B75B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7B5CCC7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7628D06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3F89A58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4CA82D1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7C96DEA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p w14:paraId="05AA38C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lang w:val="en-US" w:eastAsia="zh-CN"/>
        </w:rPr>
      </w:pPr>
    </w:p>
    <w:p w14:paraId="5323213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lang w:eastAsia="zh-CN"/>
        </w:rPr>
      </w:pPr>
      <w:r>
        <w:rPr>
          <w:rFonts w:hint="eastAsia" w:ascii="宋体" w:hAnsi="宋体" w:eastAsia="宋体" w:cs="宋体"/>
          <w:b/>
          <w:bCs/>
          <w:lang w:val="en-US" w:eastAsia="zh-CN"/>
        </w:rPr>
        <w:t>图2 技术执行框架图</w:t>
      </w:r>
      <w:r>
        <w:rPr>
          <w:rStyle w:val="12"/>
          <w:rFonts w:hint="eastAsia" w:ascii="宋体" w:hAnsi="宋体" w:eastAsia="宋体" w:cs="宋体"/>
          <w:b/>
          <w:bCs/>
          <w:lang w:val="en-US" w:eastAsia="zh-CN"/>
        </w:rPr>
        <w:footnoteReference w:id="23"/>
      </w:r>
    </w:p>
    <w:p w14:paraId="0073C83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b/>
          <w:bCs/>
          <w:sz w:val="28"/>
          <w:szCs w:val="28"/>
        </w:rPr>
      </w:pPr>
      <w:ins w:id="1052" w:author="Camille" w:date="2026-09-05T16:13:36Z">
        <w:r>
          <w:rPr>
            <w:rFonts w:hint="eastAsia" w:ascii="宋体" w:hAnsi="宋体" w:eastAsia="宋体" w:cs="宋体"/>
            <w:lang w:eastAsia="zh-CN"/>
          </w:rPr>
          <w:t>“</w:t>
        </w:r>
      </w:ins>
      <w:ins w:id="1053" w:author="Camille" w:date="2026-09-05T16:12:19Z">
        <w:r>
          <w:rPr>
            <w:rFonts w:hint="eastAsia" w:ascii="宋体" w:hAnsi="宋体" w:eastAsia="宋体" w:cs="宋体"/>
          </w:rPr>
          <w:t>报表通</w:t>
        </w:r>
      </w:ins>
      <w:ins w:id="1054" w:author="Camille" w:date="2026-09-05T16:13:37Z">
        <w:r>
          <w:rPr>
            <w:rFonts w:hint="eastAsia" w:ascii="宋体" w:hAnsi="宋体" w:eastAsia="宋体" w:cs="宋体"/>
            <w:lang w:eastAsia="zh-CN"/>
          </w:rPr>
          <w:t>”</w:t>
        </w:r>
      </w:ins>
      <w:ins w:id="1055" w:author="Camille" w:date="2026-09-05T16:12:19Z">
        <w:r>
          <w:rPr>
            <w:rFonts w:hint="eastAsia" w:ascii="宋体" w:hAnsi="宋体" w:eastAsia="宋体" w:cs="宋体"/>
          </w:rPr>
          <w:t>匹配度不足、</w:t>
        </w:r>
      </w:ins>
      <w:ins w:id="1056" w:author="Camille" w:date="2026-09-05T16:13:39Z">
        <w:r>
          <w:rPr>
            <w:rFonts w:hint="eastAsia" w:ascii="宋体" w:hAnsi="宋体" w:eastAsia="宋体" w:cs="宋体"/>
            <w:lang w:eastAsia="zh-CN"/>
          </w:rPr>
          <w:t>“</w:t>
        </w:r>
      </w:ins>
      <w:ins w:id="1057" w:author="Camille" w:date="2026-09-05T16:12:19Z">
        <w:r>
          <w:rPr>
            <w:rFonts w:hint="eastAsia" w:ascii="宋体" w:hAnsi="宋体" w:eastAsia="宋体" w:cs="宋体"/>
          </w:rPr>
          <w:t>社区数仓</w:t>
        </w:r>
      </w:ins>
      <w:ins w:id="1058" w:author="Camille" w:date="2026-09-05T16:13:41Z">
        <w:r>
          <w:rPr>
            <w:rFonts w:hint="eastAsia" w:ascii="宋体" w:hAnsi="宋体" w:eastAsia="宋体" w:cs="宋体"/>
            <w:lang w:eastAsia="zh-CN"/>
          </w:rPr>
          <w:t>”</w:t>
        </w:r>
      </w:ins>
      <w:ins w:id="1059" w:author="Camille" w:date="2026-09-05T16:12:19Z">
        <w:r>
          <w:rPr>
            <w:rFonts w:hint="eastAsia" w:ascii="宋体" w:hAnsi="宋体" w:eastAsia="宋体" w:cs="宋体"/>
          </w:rPr>
          <w:t>匹配度提升，这是供需协同能够运转的技术前提</w:t>
        </w:r>
      </w:ins>
      <w:ins w:id="1060" w:author="Camille" w:date="2026-09-05T16:12:25Z">
        <w:r>
          <w:rPr>
            <w:rFonts w:hint="eastAsia" w:ascii="宋体" w:hAnsi="宋体" w:eastAsia="宋体" w:cs="宋体"/>
            <w:lang w:eastAsia="zh-CN"/>
          </w:rPr>
          <w:t>，</w:t>
        </w:r>
      </w:ins>
      <w:del w:id="1061" w:author="Camille" w:date="2026-09-05T16:09:26Z">
        <w:r>
          <w:rPr>
            <w:rFonts w:hint="eastAsia" w:ascii="宋体" w:hAnsi="宋体" w:eastAsia="宋体" w:cs="宋体"/>
          </w:rPr>
          <w:delText>数据获取各环节的交易成本叠加使基层</w:delText>
        </w:r>
      </w:del>
      <w:del w:id="1062" w:author="Camille" w:date="2026-09-05T16:09:26Z">
        <w:r>
          <w:rPr>
            <w:rFonts w:hint="eastAsia" w:ascii="宋体" w:hAnsi="宋体" w:eastAsia="宋体" w:cs="宋体"/>
            <w:lang w:val="en-US" w:eastAsia="zh-CN"/>
          </w:rPr>
          <w:delText>数据负担加重</w:delText>
        </w:r>
      </w:del>
      <w:del w:id="1063" w:author="Camille" w:date="2026-09-05T16:09:26Z">
        <w:r>
          <w:rPr>
            <w:rFonts w:hint="eastAsia" w:ascii="宋体" w:hAnsi="宋体" w:eastAsia="宋体" w:cs="宋体"/>
          </w:rPr>
          <w:delText>，</w:delText>
        </w:r>
      </w:del>
      <w:del w:id="1064" w:author="Camille" w:date="2026-09-05T16:09:26Z">
        <w:r>
          <w:rPr>
            <w:rFonts w:hint="eastAsia" w:ascii="宋体" w:hAnsi="宋体" w:eastAsia="宋体" w:cs="宋体"/>
            <w:lang w:val="en-US" w:eastAsia="zh-CN"/>
          </w:rPr>
          <w:delText>其</w:delText>
        </w:r>
      </w:del>
      <w:del w:id="1065" w:author="Camille" w:date="2026-09-05T16:09:26Z">
        <w:r>
          <w:rPr>
            <w:rFonts w:hint="eastAsia" w:ascii="宋体" w:hAnsi="宋体" w:eastAsia="宋体" w:cs="宋体"/>
          </w:rPr>
          <w:delText>成本的高低取决于技术特征与任务特征的适配程度</w:delText>
        </w:r>
      </w:del>
      <w:del w:id="1066" w:author="Camille" w:date="2026-09-05T16:09:26Z">
        <w:r>
          <w:rPr>
            <w:rFonts w:hint="eastAsia" w:ascii="宋体" w:hAnsi="宋体" w:eastAsia="宋体" w:cs="宋体"/>
            <w:lang w:eastAsia="zh-CN"/>
          </w:rPr>
          <w:delText>。</w:delText>
        </w:r>
      </w:del>
      <w:del w:id="1067" w:author="Camille" w:date="2026-09-05T16:09:26Z">
        <w:r>
          <w:rPr>
            <w:rFonts w:hint="eastAsia" w:ascii="宋体" w:hAnsi="宋体" w:eastAsia="宋体" w:cs="宋体"/>
          </w:rPr>
          <w:delText>适配度越高，技术越能有效降低各环节的交易成本；适配度不足则技术无法减负，成为新的负担来源</w:delText>
        </w:r>
      </w:del>
      <w:del w:id="1068" w:author="Camille" w:date="2026-09-05T16:09:26Z">
        <w:r>
          <w:rPr>
            <w:rStyle w:val="12"/>
            <w:rFonts w:hint="eastAsia" w:ascii="宋体" w:hAnsi="宋体" w:eastAsia="宋体" w:cs="宋体"/>
          </w:rPr>
          <w:footnoteReference w:id="24"/>
        </w:r>
      </w:del>
      <w:del w:id="1069" w:author="Camille" w:date="2026-09-05T16:09:26Z">
        <w:r>
          <w:rPr>
            <w:rFonts w:hint="eastAsia" w:ascii="宋体" w:hAnsi="宋体" w:eastAsia="宋体" w:cs="宋体"/>
          </w:rPr>
          <w:delText>。社区数仓通过改变技术执行的制度条件实现了匹配度的</w:delText>
        </w:r>
      </w:del>
      <w:del w:id="1070" w:author="Camille" w:date="2026-09-05T16:09:35Z">
        <w:r>
          <w:rPr>
            <w:rFonts w:hint="eastAsia" w:ascii="宋体" w:hAnsi="宋体" w:eastAsia="宋体" w:cs="宋体"/>
          </w:rPr>
          <w:delText>实</w:delText>
        </w:r>
      </w:del>
      <w:ins w:id="1071" w:author="Camille" w:date="2026-09-05T16:09:33Z">
        <w:r>
          <w:rPr>
            <w:rFonts w:hint="eastAsia" w:ascii="宋体" w:hAnsi="宋体" w:eastAsia="宋体" w:cs="宋体"/>
          </w:rPr>
          <w:t>任务-技术匹配模型解释</w:t>
        </w:r>
      </w:ins>
      <w:ins w:id="1072" w:author="Camille" w:date="2026-09-05T16:12:06Z">
        <w:r>
          <w:rPr>
            <w:rFonts w:hint="eastAsia" w:ascii="宋体" w:hAnsi="宋体" w:eastAsia="宋体" w:cs="宋体"/>
            <w:lang w:val="en-US" w:eastAsia="zh-CN"/>
          </w:rPr>
          <w:t>了</w:t>
        </w:r>
      </w:ins>
      <w:ins w:id="1073" w:author="Camille" w:date="2026-09-05T16:09:33Z">
        <w:r>
          <w:rPr>
            <w:rFonts w:hint="eastAsia" w:ascii="宋体" w:hAnsi="宋体" w:eastAsia="宋体" w:cs="宋体"/>
          </w:rPr>
          <w:t>“技术本身是否适配”的问题</w:t>
        </w:r>
      </w:ins>
      <w:ins w:id="1074" w:author="Camille" w:date="2026-09-05T16:12:13Z">
        <w:r>
          <w:rPr>
            <w:rFonts w:hint="eastAsia" w:ascii="宋体" w:hAnsi="宋体" w:eastAsia="宋体" w:cs="宋体"/>
            <w:lang w:eastAsia="zh-CN"/>
          </w:rPr>
          <w:t>。</w:t>
        </w:r>
      </w:ins>
      <w:ins w:id="1075" w:author="Camille" w:date="2026-09-05T16:12:41Z">
        <w:r>
          <w:rPr>
            <w:rFonts w:hint="eastAsia" w:ascii="宋体" w:hAnsi="宋体" w:eastAsia="宋体" w:cs="宋体"/>
          </w:rPr>
          <w:t>匹配度提升，制度过滤仍然可能抵消技术效能</w:t>
        </w:r>
      </w:ins>
      <w:ins w:id="1076" w:author="Camille" w:date="2026-09-05T22:02:33Z">
        <w:r>
          <w:rPr>
            <w:rFonts w:hint="eastAsia" w:ascii="宋体" w:hAnsi="宋体" w:eastAsia="宋体" w:cs="宋体"/>
            <w:lang w:eastAsia="zh-CN"/>
          </w:rPr>
          <w:t>，</w:t>
        </w:r>
      </w:ins>
      <w:ins w:id="1077" w:author="Camille" w:date="2026-09-05T20:06:04Z">
        <w:r>
          <w:rPr>
            <w:rFonts w:hint="eastAsia" w:ascii="宋体" w:hAnsi="宋体" w:eastAsia="宋体" w:cs="宋体"/>
            <w:lang w:val="en-US" w:eastAsia="zh-CN"/>
          </w:rPr>
          <w:t>而</w:t>
        </w:r>
      </w:ins>
      <w:ins w:id="1078" w:author="Camille" w:date="2026-09-05T16:13:46Z">
        <w:r>
          <w:rPr>
            <w:rFonts w:hint="eastAsia" w:ascii="宋体" w:hAnsi="宋体" w:eastAsia="宋体" w:cs="宋体"/>
            <w:lang w:eastAsia="zh-CN"/>
          </w:rPr>
          <w:t>“</w:t>
        </w:r>
      </w:ins>
      <w:ins w:id="1079" w:author="Camille" w:date="2026-09-05T16:12:41Z">
        <w:r>
          <w:rPr>
            <w:rFonts w:hint="eastAsia" w:ascii="宋体" w:hAnsi="宋体" w:eastAsia="宋体" w:cs="宋体"/>
          </w:rPr>
          <w:t>社区数仓</w:t>
        </w:r>
      </w:ins>
      <w:ins w:id="1080" w:author="Camille" w:date="2026-09-05T16:13:48Z">
        <w:r>
          <w:rPr>
            <w:rFonts w:hint="eastAsia" w:ascii="宋体" w:hAnsi="宋体" w:eastAsia="宋体" w:cs="宋体"/>
            <w:lang w:eastAsia="zh-CN"/>
          </w:rPr>
          <w:t>”</w:t>
        </w:r>
      </w:ins>
      <w:ins w:id="1081" w:author="Camille" w:date="2026-09-05T16:12:41Z">
        <w:r>
          <w:rPr>
            <w:rFonts w:hint="eastAsia" w:ascii="宋体" w:hAnsi="宋体" w:eastAsia="宋体" w:cs="宋体"/>
          </w:rPr>
          <w:t>以单向同步绕开了制度过滤，使匹配度的提升得以在实际运行中兑现。</w:t>
        </w:r>
      </w:ins>
      <w:ins w:id="1082" w:author="Camille" w:date="2026-09-05T16:09:33Z">
        <w:r>
          <w:rPr>
            <w:rFonts w:hint="eastAsia" w:ascii="宋体" w:hAnsi="宋体" w:eastAsia="宋体" w:cs="宋体"/>
          </w:rPr>
          <w:t>技术执行框架解释</w:t>
        </w:r>
      </w:ins>
      <w:ins w:id="1083" w:author="Camille" w:date="2026-09-05T16:13:57Z">
        <w:r>
          <w:rPr>
            <w:rFonts w:hint="eastAsia" w:ascii="宋体" w:hAnsi="宋体" w:eastAsia="宋体" w:cs="宋体"/>
            <w:lang w:val="en-US" w:eastAsia="zh-CN"/>
          </w:rPr>
          <w:t>了</w:t>
        </w:r>
      </w:ins>
      <w:ins w:id="1084" w:author="Camille" w:date="2026-09-05T16:09:33Z">
        <w:r>
          <w:rPr>
            <w:rFonts w:hint="eastAsia" w:ascii="宋体" w:hAnsi="宋体" w:eastAsia="宋体" w:cs="宋体"/>
          </w:rPr>
          <w:t>“制度是否允许技术兑现”的问题</w:t>
        </w:r>
      </w:ins>
      <w:ins w:id="1085" w:author="Camille" w:date="2026-09-05T16:12:37Z">
        <w:r>
          <w:rPr>
            <w:rFonts w:hint="eastAsia" w:ascii="宋体" w:hAnsi="宋体" w:eastAsia="宋体" w:cs="宋体"/>
            <w:lang w:eastAsia="zh-CN"/>
          </w:rPr>
          <w:t>。</w:t>
        </w:r>
      </w:ins>
      <w:del w:id="1086" w:author="Camille" w:date="2026-09-05T16:09:30Z">
        <w:r>
          <w:rPr>
            <w:rFonts w:hint="eastAsia" w:ascii="宋体" w:hAnsi="宋体" w:eastAsia="宋体" w:cs="宋体"/>
          </w:rPr>
          <w:delText>质性提升，从而在供需两侧之间建立起一条成本可承受、数据可调用的协同通道。</w:delText>
        </w:r>
      </w:del>
    </w:p>
    <w:p w14:paraId="7714E86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rPr>
      </w:pPr>
      <w:r>
        <w:rPr>
          <w:rFonts w:hint="eastAsia" w:ascii="宋体" w:hAnsi="宋体" w:eastAsia="宋体" w:cs="宋体"/>
          <w:b/>
          <w:bCs/>
          <w:sz w:val="28"/>
          <w:szCs w:val="28"/>
        </w:rPr>
        <w:t>分析框架</w:t>
      </w:r>
    </w:p>
    <w:p w14:paraId="1C96945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087" w:author="Camille" w:date="2026-09-05T16:15:09Z"/>
          <w:rFonts w:hint="eastAsia" w:ascii="宋体" w:hAnsi="宋体" w:eastAsia="宋体" w:cs="宋体"/>
        </w:rPr>
      </w:pPr>
      <w:r>
        <w:rPr>
          <w:rFonts w:hint="eastAsia" w:ascii="宋体" w:hAnsi="宋体" w:eastAsia="宋体" w:cs="宋体"/>
        </w:rPr>
        <w:t>基于上述理论基础，</w:t>
      </w:r>
      <w:ins w:id="1088" w:author="Camille" w:date="2026-09-05T16:15:00Z">
        <w:r>
          <w:rPr>
            <w:rFonts w:hint="eastAsia" w:ascii="宋体" w:hAnsi="宋体" w:eastAsia="宋体" w:cs="宋体"/>
          </w:rPr>
          <w:t>本研究构建“匹配—执行—风险”三维分析框架，将武侯区供需协</w:t>
        </w:r>
      </w:ins>
      <w:del w:id="1089" w:author="Camille" w:date="2026-09-05T16:15:32Z">
        <w:r>
          <w:rPr>
            <w:rFonts w:hint="eastAsia" w:ascii="宋体" w:hAnsi="宋体" w:eastAsia="宋体" w:cs="宋体"/>
          </w:rPr>
          <w:drawing>
            <wp:anchor distT="0" distB="0" distL="114300" distR="114300" simplePos="0" relativeHeight="251662336" behindDoc="0" locked="0" layoutInCell="1" allowOverlap="1">
              <wp:simplePos x="0" y="0"/>
              <wp:positionH relativeFrom="column">
                <wp:posOffset>384810</wp:posOffset>
              </wp:positionH>
              <wp:positionV relativeFrom="paragraph">
                <wp:posOffset>-5160645</wp:posOffset>
              </wp:positionV>
              <wp:extent cx="4423410" cy="3247390"/>
              <wp:effectExtent l="0" t="0" r="8890" b="3810"/>
              <wp:wrapSquare wrapText="bothSides"/>
              <wp:docPr id="1031" name="图片 2"/>
              <wp:cNvGraphicFramePr/>
              <a:graphic xmlns:a="http://schemas.openxmlformats.org/drawingml/2006/main">
                <a:graphicData uri="http://schemas.openxmlformats.org/drawingml/2006/picture">
                  <pic:pic xmlns:pic="http://schemas.openxmlformats.org/drawingml/2006/picture">
                    <pic:nvPicPr>
                      <pic:cNvPr id="1031" name="图片 2"/>
                      <pic:cNvPicPr/>
                    </pic:nvPicPr>
                    <pic:blipFill>
                      <a:blip r:embed="rId13" cstate="print"/>
                      <a:srcRect/>
                      <a:stretch>
                        <a:fillRect/>
                      </a:stretch>
                    </pic:blipFill>
                    <pic:spPr>
                      <a:xfrm>
                        <a:off x="0" y="0"/>
                        <a:ext cx="4423410" cy="3247390"/>
                      </a:xfrm>
                      <a:prstGeom prst="rect">
                        <a:avLst/>
                      </a:prstGeom>
                      <a:ln>
                        <a:noFill/>
                      </a:ln>
                    </pic:spPr>
                  </pic:pic>
                </a:graphicData>
              </a:graphic>
            </wp:anchor>
          </w:drawing>
        </w:r>
      </w:del>
      <w:ins w:id="1091" w:author="Camille" w:date="2026-09-05T16:15:00Z">
        <w:r>
          <w:rPr>
            <w:rFonts w:hint="eastAsia" w:ascii="宋体" w:hAnsi="宋体" w:eastAsia="宋体" w:cs="宋体"/>
          </w:rPr>
          <w:t>同减负的实践分解为三个相互关联的层次。</w:t>
        </w:r>
      </w:ins>
      <w:del w:id="1092" w:author="Camille" w:date="2026-09-05T16:15:09Z">
        <w:r>
          <w:rPr>
            <w:rFonts w:hint="eastAsia" w:ascii="宋体" w:hAnsi="宋体" w:eastAsia="宋体" w:cs="宋体"/>
          </w:rPr>
          <w:delText>本研究构建</w:delText>
        </w:r>
      </w:del>
      <w:del w:id="1093" w:author="Camille" w:date="2026-09-05T16:15:09Z">
        <w:r>
          <w:rPr>
            <w:rFonts w:hint="eastAsia" w:ascii="宋体" w:hAnsi="宋体" w:eastAsia="宋体" w:cs="宋体"/>
            <w:lang w:eastAsia="zh-CN"/>
          </w:rPr>
          <w:delText>“</w:delText>
        </w:r>
      </w:del>
      <w:del w:id="1094" w:author="Camille" w:date="2026-09-05T16:15:09Z">
        <w:r>
          <w:rPr>
            <w:rFonts w:hint="eastAsia" w:ascii="宋体" w:hAnsi="宋体" w:eastAsia="宋体" w:cs="宋体"/>
          </w:rPr>
          <w:delText>成本消解</w:delText>
        </w:r>
      </w:del>
      <w:del w:id="1095" w:author="Camille" w:date="2026-09-05T16:15:09Z">
        <w:r>
          <w:rPr>
            <w:rFonts w:hint="eastAsia" w:ascii="宋体" w:hAnsi="宋体" w:eastAsia="宋体" w:cs="宋体"/>
            <w:lang w:eastAsia="zh-CN"/>
          </w:rPr>
          <w:delText>——</w:delText>
        </w:r>
      </w:del>
      <w:del w:id="1096" w:author="Camille" w:date="2026-09-05T16:15:09Z">
        <w:r>
          <w:rPr>
            <w:rFonts w:hint="eastAsia" w:ascii="宋体" w:hAnsi="宋体" w:eastAsia="宋体" w:cs="宋体"/>
          </w:rPr>
          <w:delText>技术适配</w:delText>
        </w:r>
      </w:del>
      <w:del w:id="1097" w:author="Camille" w:date="2026-09-05T16:15:09Z">
        <w:r>
          <w:rPr>
            <w:rFonts w:hint="eastAsia" w:ascii="宋体" w:hAnsi="宋体" w:eastAsia="宋体" w:cs="宋体"/>
            <w:lang w:eastAsia="zh-CN"/>
          </w:rPr>
          <w:delText>——</w:delText>
        </w:r>
      </w:del>
      <w:del w:id="1098" w:author="Camille" w:date="2026-09-05T16:15:09Z">
        <w:r>
          <w:rPr>
            <w:rFonts w:hint="eastAsia" w:ascii="宋体" w:hAnsi="宋体" w:eastAsia="宋体" w:cs="宋体"/>
          </w:rPr>
          <w:delText>路径重构</w:delText>
        </w:r>
      </w:del>
      <w:del w:id="1099" w:author="Camille" w:date="2026-09-05T16:15:09Z">
        <w:r>
          <w:rPr>
            <w:rFonts w:hint="eastAsia" w:ascii="宋体" w:hAnsi="宋体" w:eastAsia="宋体" w:cs="宋体"/>
            <w:lang w:eastAsia="zh-CN"/>
          </w:rPr>
          <w:delText>”</w:delText>
        </w:r>
      </w:del>
      <w:del w:id="1100" w:author="Camille" w:date="2026-09-05T16:15:09Z">
        <w:r>
          <w:rPr>
            <w:rFonts w:hint="eastAsia" w:ascii="宋体" w:hAnsi="宋体" w:eastAsia="宋体" w:cs="宋体"/>
          </w:rPr>
          <w:delText>三维分析框架，将供需协同减负的运作机制分解为三个相互关联的维度。</w:delText>
        </w:r>
      </w:del>
    </w:p>
    <w:p w14:paraId="654B329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101" w:author="Camille" w:date="2026-09-05T20:55:51Z"/>
          <w:rFonts w:hint="eastAsia" w:ascii="宋体" w:hAnsi="宋体" w:eastAsia="宋体" w:cs="宋体"/>
        </w:rPr>
      </w:pPr>
    </w:p>
    <w:p w14:paraId="0D0DCCA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1103" w:author="Camille" w:date="2026-09-05T20:55:50Z"/>
          <w:rFonts w:hint="eastAsia" w:ascii="宋体" w:hAnsi="宋体" w:eastAsia="宋体" w:cs="宋体"/>
        </w:rPr>
        <w:pPrChange w:id="1102" w:author="Camille" w:date="2026-09-05T20:55:51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415FC31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1105" w:author="Camille" w:date="2026-09-05T20:55:49Z"/>
          <w:rFonts w:hint="eastAsia" w:ascii="宋体" w:hAnsi="宋体" w:eastAsia="宋体" w:cs="宋体"/>
        </w:rPr>
        <w:pPrChange w:id="1104" w:author="Camille" w:date="2026-09-05T20:55:4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239103D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1107" w:author="Camille" w:date="2026-09-05T20:55:48Z"/>
          <w:rFonts w:hint="eastAsia" w:ascii="宋体" w:hAnsi="宋体" w:eastAsia="宋体" w:cs="宋体"/>
        </w:rPr>
        <w:pPrChange w:id="1106" w:author="Camille" w:date="2026-09-05T20:55:4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4FE6C0B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rFonts w:hint="eastAsia" w:ascii="宋体" w:hAnsi="宋体" w:eastAsia="宋体" w:cs="宋体"/>
        </w:rPr>
        <w:pPrChange w:id="1108" w:author="Camille" w:date="2026-09-05T16:23:5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5A0F062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109" w:author="Camille" w:date="2026-09-05T16:17:18Z"/>
          <w:rFonts w:hint="eastAsia" w:ascii="宋体" w:hAnsi="宋体" w:eastAsia="宋体" w:cs="宋体"/>
        </w:rPr>
      </w:pPr>
      <w:ins w:id="1110" w:author="Camille" w:date="2026-09-05T16:28:02Z">
        <w:r>
          <w:rPr/>
          <w:drawing>
            <wp:anchor distT="0" distB="0" distL="114300" distR="114300" simplePos="0" relativeHeight="251668480" behindDoc="0" locked="0" layoutInCell="1" allowOverlap="1">
              <wp:simplePos x="0" y="0"/>
              <wp:positionH relativeFrom="column">
                <wp:posOffset>-60960</wp:posOffset>
              </wp:positionH>
              <wp:positionV relativeFrom="paragraph">
                <wp:posOffset>168275</wp:posOffset>
              </wp:positionV>
              <wp:extent cx="5137150" cy="2785745"/>
              <wp:effectExtent l="0" t="0" r="6350" b="8255"/>
              <wp:wrapSquare wrapText="bothSides"/>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5137150" cy="2785745"/>
                      </a:xfrm>
                      <a:prstGeom prst="rect">
                        <a:avLst/>
                      </a:prstGeom>
                      <a:noFill/>
                      <a:ln>
                        <a:noFill/>
                      </a:ln>
                    </pic:spPr>
                  </pic:pic>
                </a:graphicData>
              </a:graphic>
            </wp:anchor>
          </w:drawing>
        </w:r>
      </w:ins>
    </w:p>
    <w:p w14:paraId="38355D2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113" w:author="Camille" w:date="2026-09-05T16:17:16Z"/>
          <w:rFonts w:hint="eastAsia" w:ascii="宋体" w:hAnsi="宋体" w:eastAsia="宋体" w:cs="宋体"/>
        </w:rPr>
        <w:pPrChange w:id="1112" w:author="Camille" w:date="2026-09-05T16:17:1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6C30479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115" w:author="Camille" w:date="2026-09-05T16:17:16Z"/>
          <w:rFonts w:hint="eastAsia" w:ascii="宋体" w:hAnsi="宋体" w:eastAsia="宋体" w:cs="宋体"/>
        </w:rPr>
        <w:pPrChange w:id="1114" w:author="Camille" w:date="2026-09-05T16:17:1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7942A09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117" w:author="Camille" w:date="2026-09-05T16:17:00Z"/>
          <w:rFonts w:hint="eastAsia" w:ascii="宋体" w:hAnsi="宋体" w:eastAsia="宋体" w:cs="宋体"/>
        </w:rPr>
        <w:pPrChange w:id="1116" w:author="Camille" w:date="2026-09-05T16:17:1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6B7C102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119" w:author="Camille" w:date="2026-09-05T16:17:00Z"/>
          <w:rFonts w:hint="eastAsia" w:ascii="宋体" w:hAnsi="宋体" w:eastAsia="宋体" w:cs="宋体"/>
        </w:rPr>
        <w:pPrChange w:id="1118" w:author="Camille" w:date="2026-09-05T16:17:1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1FD31DC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jc w:val="center"/>
        <w:textAlignment w:val="auto"/>
        <w:rPr>
          <w:ins w:id="1121" w:author="Camille" w:date="2026-09-05T16:16:45Z"/>
          <w:rFonts w:hint="eastAsia" w:ascii="宋体" w:hAnsi="宋体" w:eastAsia="宋体" w:cs="宋体"/>
          <w:b/>
          <w:bCs/>
          <w:lang w:val="en-US" w:eastAsia="zh-CN"/>
        </w:rPr>
        <w:pPrChange w:id="1120" w:author="Camille" w:date="2026-09-05T20:56:20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pPr>
        </w:pPrChange>
      </w:pPr>
      <w:ins w:id="1122" w:author="Camille" w:date="2026-09-05T16:17:21Z">
        <w:r>
          <w:rPr>
            <w:rFonts w:hint="eastAsia" w:ascii="宋体" w:hAnsi="宋体" w:eastAsia="宋体" w:cs="宋体"/>
            <w:b/>
            <w:bCs/>
            <w:sz w:val="21"/>
            <w:szCs w:val="21"/>
            <w:lang w:val="en-US" w:eastAsia="zh-CN"/>
          </w:rPr>
          <w:t>图</w:t>
        </w:r>
      </w:ins>
      <w:ins w:id="1123" w:author="Camille" w:date="2026-09-05T16:18:05Z">
        <w:r>
          <w:rPr>
            <w:rFonts w:hint="eastAsia" w:ascii="宋体" w:hAnsi="宋体" w:eastAsia="宋体" w:cs="宋体"/>
            <w:b/>
            <w:bCs/>
            <w:sz w:val="21"/>
            <w:szCs w:val="21"/>
            <w:lang w:val="en-US" w:eastAsia="zh-CN"/>
          </w:rPr>
          <w:t>3</w:t>
        </w:r>
      </w:ins>
      <w:ins w:id="1124" w:author="Camille" w:date="2026-09-05T16:17:21Z">
        <w:r>
          <w:rPr>
            <w:rFonts w:hint="eastAsia" w:ascii="宋体" w:hAnsi="宋体" w:eastAsia="宋体" w:cs="宋体"/>
            <w:b/>
            <w:bCs/>
            <w:sz w:val="21"/>
            <w:szCs w:val="21"/>
            <w:lang w:val="en-US" w:eastAsia="zh-CN"/>
          </w:rPr>
          <w:t xml:space="preserve"> 理论分析框架图</w:t>
        </w:r>
      </w:ins>
      <w:ins w:id="1125" w:author="Camille" w:date="2026-09-05T16:17:21Z">
        <w:r>
          <w:rPr>
            <w:rStyle w:val="12"/>
            <w:rFonts w:hint="eastAsia" w:ascii="宋体" w:hAnsi="宋体" w:eastAsia="宋体" w:cs="宋体"/>
            <w:b/>
            <w:bCs/>
            <w:sz w:val="21"/>
            <w:szCs w:val="21"/>
            <w:lang w:val="en-US" w:eastAsia="zh-CN"/>
          </w:rPr>
          <w:footnoteReference w:id="25"/>
        </w:r>
      </w:ins>
    </w:p>
    <w:p w14:paraId="606B5D6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840" w:firstLineChars="400"/>
        <w:jc w:val="center"/>
        <w:textAlignment w:val="auto"/>
        <w:rPr>
          <w:del w:id="1127" w:author="Camille" w:date="2026-09-05T16:16:41Z"/>
          <w:rFonts w:hint="default" w:ascii="宋体" w:hAnsi="宋体" w:eastAsia="宋体" w:cs="宋体"/>
          <w:b w:val="0"/>
          <w:bCs w:val="0"/>
          <w:lang w:val="en-US" w:eastAsia="zh-CN"/>
          <w:rPrChange w:id="1128" w:author="Camille" w:date="2026-09-05T16:22:06Z">
            <w:rPr>
              <w:del w:id="1129" w:author="Camille" w:date="2026-09-05T16:16:41Z"/>
              <w:rFonts w:hint="default" w:ascii="宋体" w:hAnsi="宋体" w:eastAsia="宋体" w:cs="宋体"/>
              <w:b/>
              <w:bCs/>
              <w:lang w:val="en-US" w:eastAsia="zh-CN"/>
            </w:rPr>
          </w:rPrChange>
        </w:rPr>
        <w:pPrChange w:id="1126" w:author="Camille" w:date="2026-09-05T16:20:07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pPr>
        </w:pPrChange>
      </w:pPr>
      <w:ins w:id="1130" w:author="Camille" w:date="2026-09-05T16:20:04Z">
        <w:r>
          <w:rPr>
            <w:rFonts w:hint="eastAsia" w:ascii="宋体" w:hAnsi="宋体" w:eastAsia="宋体" w:cs="宋体"/>
            <w:b w:val="0"/>
            <w:bCs w:val="0"/>
            <w:lang w:val="en-US" w:eastAsia="zh-CN"/>
            <w:rPrChange w:id="1131" w:author="Camille" w:date="2026-09-05T16:22:06Z">
              <w:rPr>
                <w:rFonts w:hint="eastAsia" w:ascii="宋体" w:hAnsi="宋体" w:eastAsia="宋体" w:cs="宋体"/>
                <w:b/>
                <w:bCs/>
                <w:lang w:val="en-US" w:eastAsia="zh-CN"/>
              </w:rPr>
            </w:rPrChange>
          </w:rPr>
          <w:t>匹配维度关注技术特征与任务需求之间的适配程度。</w:t>
        </w:r>
      </w:ins>
      <w:ins w:id="1132" w:author="Camille" w:date="2026-09-05T17:27:35Z">
        <w:r>
          <w:rPr>
            <w:rFonts w:hint="eastAsia" w:ascii="宋体" w:hAnsi="宋体" w:eastAsia="宋体" w:cs="宋体"/>
            <w:b w:val="0"/>
            <w:bCs w:val="0"/>
            <w:lang w:val="en-US" w:eastAsia="zh-CN"/>
          </w:rPr>
          <w:t>“</w:t>
        </w:r>
      </w:ins>
      <w:ins w:id="1133" w:author="Camille" w:date="2026-09-05T16:20:04Z">
        <w:r>
          <w:rPr>
            <w:rFonts w:hint="eastAsia" w:ascii="宋体" w:hAnsi="宋体" w:eastAsia="宋体" w:cs="宋体"/>
            <w:b w:val="0"/>
            <w:bCs w:val="0"/>
            <w:lang w:val="en-US" w:eastAsia="zh-CN"/>
            <w:rPrChange w:id="1134" w:author="Camille" w:date="2026-09-05T16:22:06Z">
              <w:rPr>
                <w:rFonts w:hint="eastAsia" w:ascii="宋体" w:hAnsi="宋体" w:eastAsia="宋体" w:cs="宋体"/>
                <w:b/>
                <w:bCs/>
                <w:lang w:val="en-US" w:eastAsia="zh-CN"/>
              </w:rPr>
            </w:rPrChange>
          </w:rPr>
          <w:t>报表通</w:t>
        </w:r>
      </w:ins>
      <w:ins w:id="1135" w:author="Camille" w:date="2026-09-05T17:27:37Z">
        <w:r>
          <w:rPr>
            <w:rFonts w:hint="eastAsia" w:ascii="宋体" w:hAnsi="宋体" w:eastAsia="宋体" w:cs="宋体"/>
            <w:b w:val="0"/>
            <w:bCs w:val="0"/>
            <w:lang w:val="en-US" w:eastAsia="zh-CN"/>
          </w:rPr>
          <w:t>”</w:t>
        </w:r>
      </w:ins>
      <w:ins w:id="1136" w:author="Camille" w:date="2026-09-05T16:20:04Z">
        <w:r>
          <w:rPr>
            <w:rFonts w:hint="eastAsia" w:ascii="宋体" w:hAnsi="宋体" w:eastAsia="宋体" w:cs="宋体"/>
            <w:b w:val="0"/>
            <w:bCs w:val="0"/>
            <w:lang w:val="en-US" w:eastAsia="zh-CN"/>
            <w:rPrChange w:id="1137" w:author="Camille" w:date="2026-09-05T16:22:06Z">
              <w:rPr>
                <w:rFonts w:hint="eastAsia" w:ascii="宋体" w:hAnsi="宋体" w:eastAsia="宋体" w:cs="宋体"/>
                <w:b/>
                <w:bCs/>
                <w:lang w:val="en-US" w:eastAsia="zh-CN"/>
              </w:rPr>
            </w:rPrChange>
          </w:rPr>
          <w:t>的设计逻辑是</w:t>
        </w:r>
      </w:ins>
      <w:ins w:id="1138" w:author="Camille" w:date="2026-09-05T17:27:04Z">
        <w:r>
          <w:rPr>
            <w:rFonts w:hint="eastAsia" w:ascii="宋体" w:hAnsi="宋体" w:eastAsia="宋体" w:cs="宋体"/>
            <w:b w:val="0"/>
            <w:bCs w:val="0"/>
            <w:lang w:val="en-US" w:eastAsia="zh-CN"/>
          </w:rPr>
          <w:t>让</w:t>
        </w:r>
      </w:ins>
      <w:ins w:id="1139" w:author="Camille" w:date="2026-09-05T16:20:04Z">
        <w:r>
          <w:rPr>
            <w:rFonts w:hint="eastAsia" w:ascii="宋体" w:hAnsi="宋体" w:eastAsia="宋体" w:cs="宋体"/>
            <w:b w:val="0"/>
            <w:bCs w:val="0"/>
            <w:lang w:val="en-US" w:eastAsia="zh-CN"/>
            <w:rPrChange w:id="1140" w:author="Camille" w:date="2026-09-05T16:22:06Z">
              <w:rPr>
                <w:rFonts w:hint="eastAsia" w:ascii="宋体" w:hAnsi="宋体" w:eastAsia="宋体" w:cs="宋体"/>
                <w:b/>
                <w:bCs/>
                <w:lang w:val="en-US" w:eastAsia="zh-CN"/>
              </w:rPr>
            </w:rPrChange>
          </w:rPr>
          <w:t>基层通过数据中台按程序调取数据，但基层工作的核心任务特征是“即时获取”</w:t>
        </w:r>
      </w:ins>
      <w:ins w:id="1141" w:author="Camille" w:date="2026-09-05T17:27:10Z">
        <w:r>
          <w:rPr>
            <w:rFonts w:hint="eastAsia" w:ascii="宋体" w:hAnsi="宋体" w:eastAsia="宋体" w:cs="宋体"/>
            <w:b w:val="0"/>
            <w:bCs w:val="0"/>
            <w:lang w:val="en-US" w:eastAsia="zh-CN"/>
          </w:rPr>
          <w:t>，</w:t>
        </w:r>
      </w:ins>
      <w:ins w:id="1142" w:author="Camille" w:date="2026-09-05T17:27:11Z">
        <w:r>
          <w:rPr>
            <w:rFonts w:hint="eastAsia" w:ascii="宋体" w:hAnsi="宋体" w:eastAsia="宋体" w:cs="宋体"/>
            <w:b w:val="0"/>
            <w:bCs w:val="0"/>
            <w:lang w:val="en-US" w:eastAsia="zh-CN"/>
          </w:rPr>
          <w:t>即</w:t>
        </w:r>
      </w:ins>
      <w:ins w:id="1143" w:author="Camille" w:date="2026-09-05T16:20:04Z">
        <w:r>
          <w:rPr>
            <w:rFonts w:hint="eastAsia" w:ascii="宋体" w:hAnsi="宋体" w:eastAsia="宋体" w:cs="宋体"/>
            <w:b w:val="0"/>
            <w:bCs w:val="0"/>
            <w:lang w:val="en-US" w:eastAsia="zh-CN"/>
            <w:rPrChange w:id="1144" w:author="Camille" w:date="2026-09-05T16:22:06Z">
              <w:rPr>
                <w:rFonts w:hint="eastAsia" w:ascii="宋体" w:hAnsi="宋体" w:eastAsia="宋体" w:cs="宋体"/>
                <w:b/>
                <w:bCs/>
                <w:lang w:val="en-US" w:eastAsia="zh-CN"/>
              </w:rPr>
            </w:rPrChange>
          </w:rPr>
          <w:t>快速获取信息以完成填报和服务。“调用”与“即时获取”之间的结构性错位导致了匹配度不足，这是</w:t>
        </w:r>
      </w:ins>
      <w:ins w:id="1145" w:author="Camille" w:date="2026-09-05T17:36:37Z">
        <w:r>
          <w:rPr>
            <w:rFonts w:hint="eastAsia" w:ascii="宋体" w:hAnsi="宋体" w:eastAsia="宋体" w:cs="宋体"/>
            <w:b w:val="0"/>
            <w:bCs w:val="0"/>
            <w:lang w:val="en-US" w:eastAsia="zh-CN"/>
          </w:rPr>
          <w:t>“</w:t>
        </w:r>
      </w:ins>
      <w:ins w:id="1146" w:author="Camille" w:date="2026-09-05T16:20:04Z">
        <w:r>
          <w:rPr>
            <w:rFonts w:hint="eastAsia" w:ascii="宋体" w:hAnsi="宋体" w:eastAsia="宋体" w:cs="宋体"/>
            <w:b w:val="0"/>
            <w:bCs w:val="0"/>
            <w:lang w:val="en-US" w:eastAsia="zh-CN"/>
            <w:rPrChange w:id="1147" w:author="Camille" w:date="2026-09-05T16:22:06Z">
              <w:rPr>
                <w:rFonts w:hint="eastAsia" w:ascii="宋体" w:hAnsi="宋体" w:eastAsia="宋体" w:cs="宋体"/>
                <w:b/>
                <w:bCs/>
                <w:lang w:val="en-US" w:eastAsia="zh-CN"/>
              </w:rPr>
            </w:rPrChange>
          </w:rPr>
          <w:t>报表通</w:t>
        </w:r>
      </w:ins>
      <w:ins w:id="1148" w:author="Camille" w:date="2026-09-05T17:36:41Z">
        <w:r>
          <w:rPr>
            <w:rFonts w:hint="eastAsia" w:ascii="宋体" w:hAnsi="宋体" w:eastAsia="宋体" w:cs="宋体"/>
            <w:b w:val="0"/>
            <w:bCs w:val="0"/>
            <w:lang w:val="en-US" w:eastAsia="zh-CN"/>
          </w:rPr>
          <w:t>”</w:t>
        </w:r>
      </w:ins>
      <w:ins w:id="1149" w:author="Camille" w:date="2026-09-05T16:20:04Z">
        <w:r>
          <w:rPr>
            <w:rFonts w:hint="eastAsia" w:ascii="宋体" w:hAnsi="宋体" w:eastAsia="宋体" w:cs="宋体"/>
            <w:b w:val="0"/>
            <w:bCs w:val="0"/>
            <w:lang w:val="en-US" w:eastAsia="zh-CN"/>
            <w:rPrChange w:id="1150" w:author="Camille" w:date="2026-09-05T16:22:06Z">
              <w:rPr>
                <w:rFonts w:hint="eastAsia" w:ascii="宋体" w:hAnsi="宋体" w:eastAsia="宋体" w:cs="宋体"/>
                <w:b/>
                <w:bCs/>
                <w:lang w:val="en-US" w:eastAsia="zh-CN"/>
              </w:rPr>
            </w:rPrChange>
          </w:rPr>
          <w:t>减负效果有限的初始原因。</w:t>
        </w:r>
      </w:ins>
      <w:ins w:id="1151" w:author="Camille" w:date="2026-09-05T17:27:31Z">
        <w:r>
          <w:rPr>
            <w:rFonts w:hint="eastAsia" w:ascii="宋体" w:hAnsi="宋体" w:eastAsia="宋体" w:cs="宋体"/>
            <w:b w:val="0"/>
            <w:bCs w:val="0"/>
            <w:lang w:val="en-US" w:eastAsia="zh-CN"/>
          </w:rPr>
          <w:t>“</w:t>
        </w:r>
      </w:ins>
      <w:ins w:id="1152" w:author="Camille" w:date="2026-09-05T16:20:04Z">
        <w:r>
          <w:rPr>
            <w:rFonts w:hint="eastAsia" w:ascii="宋体" w:hAnsi="宋体" w:eastAsia="宋体" w:cs="宋体"/>
            <w:b w:val="0"/>
            <w:bCs w:val="0"/>
            <w:lang w:val="en-US" w:eastAsia="zh-CN"/>
            <w:rPrChange w:id="1153" w:author="Camille" w:date="2026-09-05T16:22:06Z">
              <w:rPr>
                <w:rFonts w:hint="eastAsia" w:ascii="宋体" w:hAnsi="宋体" w:eastAsia="宋体" w:cs="宋体"/>
                <w:b/>
                <w:bCs/>
                <w:lang w:val="en-US" w:eastAsia="zh-CN"/>
              </w:rPr>
            </w:rPrChange>
          </w:rPr>
          <w:t>社区数仓</w:t>
        </w:r>
      </w:ins>
      <w:ins w:id="1154" w:author="Camille" w:date="2026-09-05T17:27:33Z">
        <w:r>
          <w:rPr>
            <w:rFonts w:hint="eastAsia" w:ascii="宋体" w:hAnsi="宋体" w:eastAsia="宋体" w:cs="宋体"/>
            <w:b w:val="0"/>
            <w:bCs w:val="0"/>
            <w:lang w:val="en-US" w:eastAsia="zh-CN"/>
          </w:rPr>
          <w:t>”</w:t>
        </w:r>
      </w:ins>
      <w:ins w:id="1155" w:author="Camille" w:date="2026-09-05T17:27:28Z">
        <w:r>
          <w:rPr>
            <w:rFonts w:hint="eastAsia" w:ascii="宋体" w:hAnsi="宋体" w:eastAsia="宋体" w:cs="宋体"/>
            <w:b w:val="0"/>
            <w:bCs w:val="0"/>
            <w:lang w:val="en-US" w:eastAsia="zh-CN"/>
          </w:rPr>
          <w:t>将</w:t>
        </w:r>
      </w:ins>
      <w:ins w:id="1156" w:author="Camille" w:date="2026-09-05T16:20:04Z">
        <w:r>
          <w:rPr>
            <w:rFonts w:hint="eastAsia" w:ascii="宋体" w:hAnsi="宋体" w:eastAsia="宋体" w:cs="宋体"/>
            <w:b w:val="0"/>
            <w:bCs w:val="0"/>
            <w:lang w:val="en-US" w:eastAsia="zh-CN"/>
            <w:rPrChange w:id="1157" w:author="Camille" w:date="2026-09-05T16:22:06Z">
              <w:rPr>
                <w:rFonts w:hint="eastAsia" w:ascii="宋体" w:hAnsi="宋体" w:eastAsia="宋体" w:cs="宋体"/>
                <w:b/>
                <w:bCs/>
                <w:lang w:val="en-US" w:eastAsia="zh-CN"/>
              </w:rPr>
            </w:rPrChange>
          </w:rPr>
          <w:t>数据预先归集在基层数仓中，基层可随时自主取用，与“即时获取”的任务特征形成了更高的匹配度。</w:t>
        </w:r>
      </w:ins>
      <w:del w:id="1158" w:author="Camille" w:date="2026-09-05T16:16:41Z">
        <w:r>
          <w:rPr>
            <w:rFonts w:hint="eastAsia" w:ascii="宋体" w:hAnsi="宋体" w:eastAsia="宋体" w:cs="宋体"/>
            <w:b w:val="0"/>
            <w:bCs w:val="0"/>
            <w:lang w:val="en-US" w:eastAsia="zh-CN"/>
            <w:rPrChange w:id="1159" w:author="Camille" w:date="2026-09-05T16:22:06Z">
              <w:rPr>
                <w:rFonts w:hint="eastAsia" w:ascii="宋体" w:hAnsi="宋体" w:eastAsia="宋体" w:cs="宋体"/>
                <w:b/>
                <w:bCs/>
                <w:lang w:val="en-US" w:eastAsia="zh-CN"/>
              </w:rPr>
            </w:rPrChange>
          </w:rPr>
          <w:delText>图3 三理论嵌套结构</w:delText>
        </w:r>
      </w:del>
      <w:del w:id="1160" w:author="Camille" w:date="2026-09-05T16:16:41Z">
        <w:r>
          <w:rPr>
            <w:rStyle w:val="12"/>
            <w:rFonts w:hint="eastAsia" w:ascii="宋体" w:hAnsi="宋体" w:eastAsia="宋体" w:cs="宋体"/>
            <w:b w:val="0"/>
            <w:bCs w:val="0"/>
            <w:lang w:val="en-US" w:eastAsia="zh-CN"/>
            <w:rPrChange w:id="1161" w:author="Camille" w:date="2026-09-05T16:22:06Z">
              <w:rPr>
                <w:rStyle w:val="12"/>
                <w:rFonts w:hint="eastAsia" w:ascii="宋体" w:hAnsi="宋体" w:eastAsia="宋体" w:cs="宋体"/>
                <w:b/>
                <w:bCs/>
                <w:lang w:val="en-US" w:eastAsia="zh-CN"/>
              </w:rPr>
            </w:rPrChange>
          </w:rPr>
          <w:footnoteReference w:id="26"/>
        </w:r>
      </w:del>
    </w:p>
    <w:p w14:paraId="62FA469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lang w:val="en-US" w:eastAsia="zh-CN"/>
        </w:rPr>
        <w:pPrChange w:id="1162" w:author="Camille" w:date="2026-09-05T16:20:07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163" w:author="Camille" w:date="2026-09-05T16:19:50Z">
        <w:r>
          <w:rPr>
            <w:rFonts w:hint="eastAsia" w:ascii="宋体" w:hAnsi="宋体" w:eastAsia="宋体" w:cs="宋体"/>
          </w:rPr>
          <w:delText>成</w:delText>
        </w:r>
      </w:del>
      <w:del w:id="1164" w:author="Camille" w:date="2026-09-05T16:19:36Z">
        <w:r>
          <w:rPr>
            <w:rFonts w:hint="eastAsia" w:ascii="宋体" w:hAnsi="宋体" w:eastAsia="宋体" w:cs="宋体"/>
          </w:rPr>
          <w:delText>本消解维度聚焦于数据获取各环节的交易成本变化。在传统模式下，基层工作人员为获取居民的基础信息，需先确定信息存储于哪个部门，再向该部门提出调用申请，等待审批并完成取数操作</w:delText>
        </w:r>
      </w:del>
      <w:del w:id="1165" w:author="Camille" w:date="2026-09-05T16:19:36Z">
        <w:r>
          <w:rPr>
            <w:rFonts w:hint="eastAsia" w:ascii="宋体" w:hAnsi="宋体" w:eastAsia="宋体" w:cs="宋体"/>
            <w:lang w:val="en-US" w:eastAsia="zh-CN"/>
          </w:rPr>
          <w:delText>后</w:delText>
        </w:r>
      </w:del>
      <w:del w:id="1166" w:author="Camille" w:date="2026-09-05T16:19:36Z">
        <w:r>
          <w:rPr>
            <w:rFonts w:hint="eastAsia" w:ascii="宋体" w:hAnsi="宋体" w:eastAsia="宋体" w:cs="宋体"/>
          </w:rPr>
          <w:delText>，核对数据是否最新。</w:delText>
        </w:r>
      </w:del>
      <w:del w:id="1167" w:author="Camille" w:date="2026-09-05T16:19:36Z">
        <w:r>
          <w:rPr>
            <w:rFonts w:hint="eastAsia" w:ascii="宋体" w:hAnsi="宋体" w:eastAsia="宋体" w:cs="宋体"/>
            <w:lang w:val="en-US" w:eastAsia="zh-CN"/>
          </w:rPr>
          <w:delText>因此</w:delText>
        </w:r>
      </w:del>
      <w:del w:id="1168" w:author="Camille" w:date="2026-09-05T16:19:36Z">
        <w:r>
          <w:rPr>
            <w:rFonts w:hint="eastAsia" w:ascii="宋体" w:hAnsi="宋体" w:eastAsia="宋体" w:cs="宋体"/>
          </w:rPr>
          <w:delText>数据调用的实际成本居高不下。社区数仓的建设</w:delText>
        </w:r>
      </w:del>
      <w:del w:id="1169" w:author="Camille" w:date="2026-09-05T16:19:36Z">
        <w:r>
          <w:rPr>
            <w:rFonts w:hint="eastAsia" w:ascii="宋体" w:hAnsi="宋体" w:eastAsia="宋体" w:cs="宋体"/>
            <w:lang w:val="en-US" w:eastAsia="zh-CN"/>
          </w:rPr>
          <w:delText>使</w:delText>
        </w:r>
      </w:del>
      <w:del w:id="1170" w:author="Camille" w:date="2026-09-05T16:19:36Z">
        <w:r>
          <w:rPr>
            <w:rFonts w:hint="eastAsia" w:ascii="宋体" w:hAnsi="宋体" w:eastAsia="宋体" w:cs="宋体"/>
          </w:rPr>
          <w:delText>数据被统一归集后，工作人员不再需要判断数据存储于哪个部门、向谁申请调用，</w:delText>
        </w:r>
      </w:del>
      <w:del w:id="1171" w:author="Camille" w:date="2026-09-05T16:19:36Z">
        <w:r>
          <w:rPr>
            <w:rFonts w:hint="eastAsia" w:ascii="宋体" w:hAnsi="宋体" w:eastAsia="宋体" w:cs="宋体"/>
            <w:lang w:val="en-US" w:eastAsia="zh-CN"/>
          </w:rPr>
          <w:delText>有效削减</w:delText>
        </w:r>
      </w:del>
      <w:del w:id="1172" w:author="Camille" w:date="2026-09-05T16:19:36Z">
        <w:r>
          <w:rPr>
            <w:rFonts w:hint="eastAsia" w:ascii="宋体" w:hAnsi="宋体" w:eastAsia="宋体" w:cs="宋体"/>
          </w:rPr>
          <w:delText>搜寻成本和协商成本</w:delText>
        </w:r>
      </w:del>
      <w:del w:id="1173" w:author="Camille" w:date="2026-09-05T16:19:36Z">
        <w:r>
          <w:rPr>
            <w:rFonts w:hint="eastAsia" w:ascii="宋体" w:hAnsi="宋体" w:eastAsia="宋体" w:cs="宋体"/>
            <w:lang w:eastAsia="zh-CN"/>
          </w:rPr>
          <w:delText>；</w:delText>
        </w:r>
      </w:del>
      <w:del w:id="1174" w:author="Camille" w:date="2026-09-05T16:19:36Z">
        <w:r>
          <w:rPr>
            <w:rFonts w:hint="eastAsia" w:ascii="宋体" w:hAnsi="宋体" w:eastAsia="宋体" w:cs="宋体"/>
          </w:rPr>
          <w:delText>AI填表从数仓中自动调取数据并预填表单</w:delText>
        </w:r>
      </w:del>
      <w:del w:id="1175" w:author="Camille" w:date="2026-09-05T16:19:36Z">
        <w:r>
          <w:rPr>
            <w:rFonts w:hint="eastAsia" w:ascii="宋体" w:hAnsi="宋体" w:eastAsia="宋体" w:cs="宋体"/>
            <w:lang w:eastAsia="zh-CN"/>
          </w:rPr>
          <w:delText>、</w:delText>
        </w:r>
      </w:del>
      <w:del w:id="1176" w:author="Camille" w:date="2026-09-05T16:19:36Z">
        <w:r>
          <w:rPr>
            <w:rFonts w:hint="eastAsia" w:ascii="宋体" w:hAnsi="宋体" w:eastAsia="宋体" w:cs="宋体"/>
          </w:rPr>
          <w:delText>自动比对功能将回流数据与采集数据进行冲突识别后，执行成本</w:delText>
        </w:r>
      </w:del>
      <w:del w:id="1177" w:author="Camille" w:date="2026-09-05T16:19:36Z">
        <w:r>
          <w:rPr>
            <w:rFonts w:hint="eastAsia" w:ascii="宋体" w:hAnsi="宋体" w:eastAsia="宋体" w:cs="宋体"/>
            <w:lang w:val="en-US" w:eastAsia="zh-CN"/>
          </w:rPr>
          <w:delText>和</w:delText>
        </w:r>
      </w:del>
      <w:del w:id="1178" w:author="Camille" w:date="2026-09-05T16:19:36Z">
        <w:r>
          <w:rPr>
            <w:rFonts w:hint="eastAsia" w:ascii="宋体" w:hAnsi="宋体" w:eastAsia="宋体" w:cs="宋体"/>
          </w:rPr>
          <w:delText>核实成本</w:delText>
        </w:r>
      </w:del>
      <w:del w:id="1179" w:author="Camille" w:date="2026-09-05T16:19:36Z">
        <w:r>
          <w:rPr>
            <w:rFonts w:hint="eastAsia" w:ascii="宋体" w:hAnsi="宋体" w:eastAsia="宋体" w:cs="宋体"/>
            <w:lang w:val="en-US" w:eastAsia="zh-CN"/>
          </w:rPr>
          <w:delText>也得到降低</w:delText>
        </w:r>
      </w:del>
      <w:del w:id="1180" w:author="Camille" w:date="2026-09-05T16:19:36Z">
        <w:r>
          <w:rPr>
            <w:rFonts w:hint="eastAsia" w:ascii="宋体" w:hAnsi="宋体" w:eastAsia="宋体" w:cs="宋体"/>
          </w:rPr>
          <w:delText>。</w:delText>
        </w:r>
      </w:del>
      <w:del w:id="1181" w:author="Camille" w:date="2026-09-05T16:19:36Z">
        <w:r>
          <w:rPr>
            <w:rFonts w:hint="eastAsia" w:ascii="宋体" w:hAnsi="宋体" w:eastAsia="宋体" w:cs="宋体"/>
            <w:lang w:val="en-US" w:eastAsia="zh-CN"/>
          </w:rPr>
          <w:delText>数据调用的可承受性提升。</w:delText>
        </w:r>
      </w:del>
    </w:p>
    <w:p w14:paraId="3C91979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182" w:author="Camille" w:date="2026-09-05T16:35:10Z"/>
          <w:rFonts w:hint="eastAsia" w:ascii="宋体" w:hAnsi="宋体" w:eastAsia="宋体" w:cs="宋体"/>
          <w:lang w:val="en-US" w:eastAsia="zh-CN"/>
        </w:rPr>
      </w:pPr>
      <w:del w:id="1183" w:author="Camille" w:date="2026-09-05T16:33:52Z">
        <w:r>
          <w:rPr>
            <w:rFonts w:hint="eastAsia" w:ascii="宋体" w:hAnsi="宋体" w:eastAsia="宋体" w:cs="宋体"/>
          </w:rPr>
          <w:delText>技术适配维度关注AI技术特征与基层任务特征之间的匹配程度。武侯区将AI嵌入采集、核对、填报、调用四个环节，使技术特征在各环节分别与任务需求形成适配。网格员入户时通过手机端完成数据采集与上传，系统自动比对回流数据与现场采集数据并提示冲突项，AI智能填表从数仓中自动调取已存储数据并预填表单，多维度组合筛选与一键导出功能支持按需取数</w:delText>
        </w:r>
      </w:del>
      <w:del w:id="1184" w:author="Camille" w:date="2026-09-05T16:33:52Z">
        <w:r>
          <w:rPr>
            <w:rFonts w:hint="eastAsia" w:ascii="宋体" w:hAnsi="宋体" w:eastAsia="宋体" w:cs="宋体"/>
            <w:lang w:eastAsia="zh-CN"/>
          </w:rPr>
          <w:delText>，</w:delText>
        </w:r>
      </w:del>
      <w:del w:id="1185" w:author="Camille" w:date="2026-09-05T16:33:52Z">
        <w:r>
          <w:rPr>
            <w:rFonts w:hint="eastAsia" w:ascii="宋体" w:hAnsi="宋体" w:eastAsia="宋体" w:cs="宋体"/>
            <w:lang w:val="en-US" w:eastAsia="zh-CN"/>
          </w:rPr>
          <w:delText>使数据调用更加高效。</w:delText>
        </w:r>
      </w:del>
      <w:ins w:id="1186" w:author="Camille" w:date="2026-09-05T16:33:42Z">
        <w:r>
          <w:rPr>
            <w:rFonts w:hint="eastAsia" w:ascii="宋体" w:hAnsi="宋体" w:eastAsia="宋体" w:cs="宋体"/>
            <w:lang w:val="en-US" w:eastAsia="zh-CN"/>
          </w:rPr>
          <w:t>执行维度关注制度条件对技术执行的过滤作用。</w:t>
        </w:r>
      </w:ins>
      <w:ins w:id="1187" w:author="Camille" w:date="2026-09-05T17:27:42Z">
        <w:r>
          <w:rPr>
            <w:rFonts w:hint="eastAsia" w:ascii="宋体" w:hAnsi="宋体" w:eastAsia="宋体" w:cs="宋体"/>
            <w:lang w:val="en-US" w:eastAsia="zh-CN"/>
          </w:rPr>
          <w:t>“</w:t>
        </w:r>
      </w:ins>
      <w:ins w:id="1188" w:author="Camille" w:date="2026-09-05T16:33:42Z">
        <w:r>
          <w:rPr>
            <w:rFonts w:hint="eastAsia" w:ascii="宋体" w:hAnsi="宋体" w:eastAsia="宋体" w:cs="宋体"/>
            <w:lang w:val="en-US" w:eastAsia="zh-CN"/>
          </w:rPr>
          <w:t>报表通</w:t>
        </w:r>
      </w:ins>
      <w:ins w:id="1189" w:author="Camille" w:date="2026-09-05T17:27:44Z">
        <w:r>
          <w:rPr>
            <w:rFonts w:hint="eastAsia" w:ascii="宋体" w:hAnsi="宋体" w:eastAsia="宋体" w:cs="宋体"/>
            <w:lang w:val="en-US" w:eastAsia="zh-CN"/>
          </w:rPr>
          <w:t>”</w:t>
        </w:r>
      </w:ins>
      <w:ins w:id="1190" w:author="Camille" w:date="2026-09-05T16:33:42Z">
        <w:r>
          <w:rPr>
            <w:rFonts w:hint="eastAsia" w:ascii="宋体" w:hAnsi="宋体" w:eastAsia="宋体" w:cs="宋体"/>
            <w:lang w:val="en-US" w:eastAsia="zh-CN"/>
          </w:rPr>
          <w:t>在推行初期，部门将数据视为自身职能履行的支撑资源，共享意味着控制权让渡而责任未同步转移，不共享成为部门的理性选择，每一次调用都需要经过审批。</w:t>
        </w:r>
      </w:ins>
      <w:ins w:id="1191" w:author="Camille" w:date="2026-09-05T17:27:47Z">
        <w:r>
          <w:rPr>
            <w:rFonts w:hint="eastAsia" w:ascii="宋体" w:hAnsi="宋体" w:eastAsia="宋体" w:cs="宋体"/>
            <w:lang w:val="en-US" w:eastAsia="zh-CN"/>
          </w:rPr>
          <w:t>“</w:t>
        </w:r>
      </w:ins>
      <w:ins w:id="1192" w:author="Camille" w:date="2026-09-05T16:33:42Z">
        <w:r>
          <w:rPr>
            <w:rFonts w:hint="eastAsia" w:ascii="宋体" w:hAnsi="宋体" w:eastAsia="宋体" w:cs="宋体"/>
            <w:lang w:val="en-US" w:eastAsia="zh-CN"/>
          </w:rPr>
          <w:t>社区数仓</w:t>
        </w:r>
      </w:ins>
      <w:ins w:id="1193" w:author="Camille" w:date="2026-09-05T17:27:49Z">
        <w:r>
          <w:rPr>
            <w:rFonts w:hint="eastAsia" w:ascii="宋体" w:hAnsi="宋体" w:eastAsia="宋体" w:cs="宋体"/>
            <w:lang w:val="en-US" w:eastAsia="zh-CN"/>
          </w:rPr>
          <w:t>”</w:t>
        </w:r>
      </w:ins>
      <w:ins w:id="1194" w:author="Camille" w:date="2026-09-05T16:33:42Z">
        <w:r>
          <w:rPr>
            <w:rFonts w:hint="eastAsia" w:ascii="宋体" w:hAnsi="宋体" w:eastAsia="宋体" w:cs="宋体"/>
            <w:lang w:val="en-US" w:eastAsia="zh-CN"/>
          </w:rPr>
          <w:t>以单向同步的技术设计使数据留存于社区，每一次数据调用不再需要经过部门审批，制度过滤被实质性削弱，匹配度的提升得以在实际运行中兑现</w:t>
        </w:r>
      </w:ins>
      <w:ins w:id="1195" w:author="Camille" w:date="2026-09-05T20:06:33Z">
        <w:r>
          <w:rPr>
            <w:rFonts w:hint="eastAsia" w:ascii="宋体" w:hAnsi="宋体" w:eastAsia="宋体" w:cs="宋体"/>
            <w:lang w:val="en-US" w:eastAsia="zh-CN"/>
          </w:rPr>
          <w:t>，</w:t>
        </w:r>
      </w:ins>
      <w:ins w:id="1196" w:author="Camille" w:date="2026-09-05T20:06:35Z">
        <w:r>
          <w:rPr>
            <w:rFonts w:hint="eastAsia" w:ascii="宋体" w:hAnsi="宋体" w:eastAsia="宋体" w:cs="宋体"/>
            <w:lang w:val="en-US" w:eastAsia="zh-CN"/>
          </w:rPr>
          <w:t>从而在基层形成了稳定的执行流程</w:t>
        </w:r>
      </w:ins>
      <w:ins w:id="1197" w:author="Camille" w:date="2026-09-05T16:33:42Z">
        <w:r>
          <w:rPr>
            <w:rFonts w:hint="eastAsia" w:ascii="宋体" w:hAnsi="宋体" w:eastAsia="宋体" w:cs="宋体"/>
            <w:lang w:val="en-US" w:eastAsia="zh-CN"/>
          </w:rPr>
          <w:t>。</w:t>
        </w:r>
      </w:ins>
    </w:p>
    <w:p w14:paraId="15D6FBF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199" w:author="Camille" w:date="2026-09-05T20:56:26Z"/>
          <w:rFonts w:hint="eastAsia" w:ascii="宋体" w:hAnsi="宋体" w:eastAsia="宋体" w:cs="宋体"/>
          <w:lang w:val="en-US" w:eastAsia="zh-CN"/>
        </w:rPr>
        <w:pPrChange w:id="1198" w:author="Camille" w:date="2026-09-05T16:38:2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ins w:id="1200" w:author="Camille" w:date="2026-09-05T16:35:12Z">
        <w:r>
          <w:rPr>
            <w:rFonts w:hint="eastAsia" w:ascii="宋体" w:hAnsi="宋体" w:eastAsia="宋体" w:cs="宋体"/>
            <w:lang w:val="en-US" w:eastAsia="zh-CN"/>
          </w:rPr>
          <w:t>风险维度关注供需协同产生的非预期制度后果。</w:t>
        </w:r>
      </w:ins>
      <w:ins w:id="1201" w:author="Camille" w:date="2026-09-05T17:27:51Z">
        <w:r>
          <w:rPr>
            <w:rFonts w:hint="eastAsia" w:ascii="宋体" w:hAnsi="宋体" w:eastAsia="宋体" w:cs="宋体"/>
            <w:lang w:val="en-US" w:eastAsia="zh-CN"/>
          </w:rPr>
          <w:t>“</w:t>
        </w:r>
      </w:ins>
      <w:ins w:id="1202" w:author="Camille" w:date="2026-09-05T16:35:12Z">
        <w:r>
          <w:rPr>
            <w:rFonts w:hint="eastAsia" w:ascii="宋体" w:hAnsi="宋体" w:eastAsia="宋体" w:cs="宋体"/>
            <w:lang w:val="en-US" w:eastAsia="zh-CN"/>
          </w:rPr>
          <w:t>社区数仓</w:t>
        </w:r>
      </w:ins>
      <w:ins w:id="1203" w:author="Camille" w:date="2026-09-05T17:27:53Z">
        <w:r>
          <w:rPr>
            <w:rFonts w:hint="eastAsia" w:ascii="宋体" w:hAnsi="宋体" w:eastAsia="宋体" w:cs="宋体"/>
            <w:lang w:val="en-US" w:eastAsia="zh-CN"/>
          </w:rPr>
          <w:t>”</w:t>
        </w:r>
      </w:ins>
      <w:ins w:id="1204" w:author="Camille" w:date="2026-09-05T16:35:12Z">
        <w:r>
          <w:rPr>
            <w:rFonts w:hint="eastAsia" w:ascii="宋体" w:hAnsi="宋体" w:eastAsia="宋体" w:cs="宋体"/>
            <w:lang w:val="en-US" w:eastAsia="zh-CN"/>
          </w:rPr>
          <w:t>改善了基层的工作条件，解决了眼前问题，但也可能产生锁定风险。</w:t>
        </w:r>
      </w:ins>
      <w:ins w:id="1205" w:author="Camille" w:date="2026-09-05T16:37:34Z">
        <w:r>
          <w:rPr>
            <w:rFonts w:hint="eastAsia" w:ascii="宋体" w:hAnsi="宋体" w:eastAsia="宋体" w:cs="宋体"/>
            <w:lang w:eastAsia="zh-CN"/>
          </w:rPr>
          <w:t>“社区数仓”改善了基层的工作条件，解决了眼前问题，但也将制度层面的结构性矛盾遮蔽在技术绩效之下。当基层通过数据沉淀和自主调用绕开部门壁垒完成工作后，推动跨部门数据共享改革的制度动力</w:t>
        </w:r>
      </w:ins>
      <w:ins w:id="1206" w:author="Camille" w:date="2026-09-05T16:37:49Z">
        <w:r>
          <w:rPr>
            <w:rFonts w:hint="eastAsia" w:ascii="宋体" w:hAnsi="宋体" w:eastAsia="宋体" w:cs="宋体"/>
            <w:lang w:val="en-US" w:eastAsia="zh-CN"/>
          </w:rPr>
          <w:t>会</w:t>
        </w:r>
      </w:ins>
      <w:ins w:id="1207" w:author="Camille" w:date="2026-09-05T16:37:34Z">
        <w:r>
          <w:rPr>
            <w:rFonts w:hint="eastAsia" w:ascii="宋体" w:hAnsi="宋体" w:eastAsia="宋体" w:cs="宋体"/>
            <w:lang w:eastAsia="zh-CN"/>
          </w:rPr>
          <w:t>被削弱，临时性的技术方案</w:t>
        </w:r>
      </w:ins>
      <w:ins w:id="1208" w:author="Camille" w:date="2026-09-05T16:38:22Z">
        <w:r>
          <w:rPr>
            <w:rFonts w:hint="eastAsia" w:ascii="宋体" w:hAnsi="宋体" w:eastAsia="宋体" w:cs="宋体"/>
            <w:lang w:val="en-US" w:eastAsia="zh-CN"/>
          </w:rPr>
          <w:t>会</w:t>
        </w:r>
      </w:ins>
      <w:ins w:id="1209" w:author="Camille" w:date="2026-09-05T16:37:34Z">
        <w:r>
          <w:rPr>
            <w:rFonts w:hint="eastAsia" w:ascii="宋体" w:hAnsi="宋体" w:eastAsia="宋体" w:cs="宋体"/>
            <w:lang w:eastAsia="zh-CN"/>
          </w:rPr>
          <w:t>演变为对制度问题的长期替代</w:t>
        </w:r>
      </w:ins>
      <w:ins w:id="1210" w:author="Camille" w:date="2026-09-05T20:06:56Z">
        <w:r>
          <w:rPr>
            <w:rFonts w:hint="eastAsia" w:ascii="宋体" w:hAnsi="宋体" w:eastAsia="宋体" w:cs="宋体"/>
            <w:lang w:eastAsia="zh-CN"/>
          </w:rPr>
          <w:t>，</w:t>
        </w:r>
      </w:ins>
      <w:ins w:id="1211" w:author="Camille" w:date="2026-09-05T20:06:57Z">
        <w:r>
          <w:rPr>
            <w:rFonts w:hint="eastAsia" w:ascii="宋体" w:hAnsi="宋体" w:eastAsia="宋体" w:cs="宋体"/>
            <w:lang w:val="en-US" w:eastAsia="zh-CN"/>
          </w:rPr>
          <w:t>即</w:t>
        </w:r>
      </w:ins>
      <w:ins w:id="1212" w:author="Camille" w:date="2026-09-05T16:35:12Z">
        <w:r>
          <w:rPr>
            <w:rFonts w:hint="eastAsia" w:ascii="宋体" w:hAnsi="宋体" w:eastAsia="宋体" w:cs="宋体"/>
            <w:lang w:val="en-US" w:eastAsia="zh-CN"/>
          </w:rPr>
          <w:t>局部层面的技术适应越成功，整体层面的制度变革越容易被长期延迟。</w:t>
        </w:r>
      </w:ins>
      <w:ins w:id="1213" w:author="Camille" w:date="2026-09-05T16:38:51Z">
        <w:r>
          <w:rPr>
            <w:rFonts w:hint="eastAsia" w:ascii="宋体" w:hAnsi="宋体" w:eastAsia="宋体" w:cs="宋体"/>
            <w:lang w:val="en-US" w:eastAsia="zh-CN"/>
          </w:rPr>
          <w:t>由此</w:t>
        </w:r>
      </w:ins>
      <w:ins w:id="1214" w:author="Camille" w:date="2026-09-05T16:38:55Z">
        <w:r>
          <w:rPr>
            <w:rFonts w:hint="eastAsia" w:ascii="宋体" w:hAnsi="宋体" w:eastAsia="宋体" w:cs="宋体"/>
            <w:lang w:val="en-US" w:eastAsia="zh-CN"/>
          </w:rPr>
          <w:t>可见，</w:t>
        </w:r>
      </w:ins>
      <w:ins w:id="1215" w:author="Camille" w:date="2026-09-05T16:35:12Z">
        <w:r>
          <w:rPr>
            <w:rFonts w:hint="eastAsia" w:ascii="宋体" w:hAnsi="宋体" w:eastAsia="宋体" w:cs="宋体"/>
            <w:lang w:val="en-US" w:eastAsia="zh-CN"/>
          </w:rPr>
          <w:t>供需协同的局部成功，可能以</w:t>
        </w:r>
      </w:ins>
      <w:ins w:id="1216" w:author="Camille" w:date="2026-09-05T20:07:08Z">
        <w:r>
          <w:rPr>
            <w:rFonts w:hint="eastAsia" w:ascii="宋体" w:hAnsi="宋体" w:eastAsia="宋体" w:cs="宋体"/>
            <w:lang w:val="en-US" w:eastAsia="zh-CN"/>
          </w:rPr>
          <w:t>跨部门数据共享</w:t>
        </w:r>
      </w:ins>
      <w:ins w:id="1217" w:author="Camille" w:date="2026-09-05T20:07:09Z">
        <w:r>
          <w:rPr>
            <w:rFonts w:hint="eastAsia" w:ascii="宋体" w:hAnsi="宋体" w:eastAsia="宋体" w:cs="宋体"/>
            <w:lang w:val="en-US" w:eastAsia="zh-CN"/>
          </w:rPr>
          <w:t>的</w:t>
        </w:r>
      </w:ins>
      <w:ins w:id="1218" w:author="Camille" w:date="2026-09-05T16:35:12Z">
        <w:r>
          <w:rPr>
            <w:rFonts w:hint="eastAsia" w:ascii="宋体" w:hAnsi="宋体" w:eastAsia="宋体" w:cs="宋体"/>
            <w:lang w:val="en-US" w:eastAsia="zh-CN"/>
          </w:rPr>
          <w:t>整体</w:t>
        </w:r>
      </w:ins>
      <w:ins w:id="1219" w:author="Camille" w:date="2026-09-05T20:07:17Z">
        <w:r>
          <w:rPr>
            <w:rFonts w:hint="eastAsia" w:ascii="宋体" w:hAnsi="宋体" w:eastAsia="宋体" w:cs="宋体"/>
            <w:lang w:val="en-US" w:eastAsia="zh-CN"/>
          </w:rPr>
          <w:t>数智</w:t>
        </w:r>
      </w:ins>
      <w:ins w:id="1220" w:author="Camille" w:date="2026-09-05T16:35:12Z">
        <w:r>
          <w:rPr>
            <w:rFonts w:hint="eastAsia" w:ascii="宋体" w:hAnsi="宋体" w:eastAsia="宋体" w:cs="宋体"/>
            <w:lang w:val="en-US" w:eastAsia="zh-CN"/>
          </w:rPr>
          <w:t>变革延缓为代价。</w:t>
        </w:r>
      </w:ins>
    </w:p>
    <w:p w14:paraId="19CCA47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222" w:author="Camille" w:date="2026-09-05T16:39:13Z"/>
          <w:rFonts w:hint="eastAsia" w:ascii="宋体" w:hAnsi="宋体" w:eastAsia="宋体" w:cs="宋体"/>
        </w:rPr>
        <w:pPrChange w:id="1221" w:author="Camille" w:date="2026-09-05T20:56:26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p>
    <w:p w14:paraId="5E35DFC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223" w:author="Camille" w:date="2026-09-05T16:39:11Z"/>
          <w:rFonts w:hint="eastAsia" w:ascii="宋体" w:hAnsi="宋体" w:eastAsia="宋体" w:cs="宋体"/>
        </w:rPr>
      </w:pPr>
      <w:del w:id="1224" w:author="Camille" w:date="2026-09-05T16:39:11Z">
        <w:r>
          <w:rPr>
            <w:rFonts w:hint="eastAsia" w:ascii="宋体" w:hAnsi="宋体" w:eastAsia="宋体" w:cs="宋体"/>
          </w:rPr>
          <w:delText>路径重构维度分析制度条件对技术执行的支撑作用。客观技术的效能释放取决于组织如何执行技术</w:delText>
        </w:r>
      </w:del>
      <w:del w:id="1225" w:author="Camille" w:date="2026-09-05T16:39:11Z">
        <w:r>
          <w:rPr>
            <w:rStyle w:val="12"/>
            <w:rFonts w:hint="eastAsia" w:ascii="宋体" w:hAnsi="宋体" w:eastAsia="宋体" w:cs="宋体"/>
          </w:rPr>
          <w:footnoteReference w:id="27"/>
        </w:r>
      </w:del>
      <w:del w:id="1226" w:author="Camille" w:date="2026-09-05T16:39:11Z">
        <w:r>
          <w:rPr>
            <w:rFonts w:hint="eastAsia" w:ascii="宋体" w:hAnsi="宋体" w:eastAsia="宋体" w:cs="宋体"/>
          </w:rPr>
          <w:delText>。报表通在推行初期，组织形式与制度安排对其效能产生了过滤作用。台账授权管理通过权限隔离使各层级用户只能查看和操作自己权限范围内的数据，下载授权需要更高层级审批，操作溯源通过日志记录每一次数据导出行为。这一机制使数据调用的权责边界在系统中显化，报表通的减负效能由此从被制度环境抵消转向被制度环境释放。</w:delText>
        </w:r>
      </w:del>
    </w:p>
    <w:p w14:paraId="50CB7C6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del w:id="1227" w:author="Camille" w:date="2026-09-05T16:39:11Z"/>
          <w:rFonts w:hint="eastAsia" w:ascii="宋体" w:hAnsi="宋体" w:eastAsia="宋体" w:cs="宋体"/>
          <w:b/>
          <w:bCs/>
          <w:sz w:val="28"/>
          <w:szCs w:val="28"/>
        </w:rPr>
      </w:pPr>
      <w:del w:id="1228" w:author="Camille" w:date="2026-09-05T16:39:11Z">
        <w:r>
          <w:rPr>
            <w:rFonts w:hint="eastAsia" w:ascii="宋体" w:hAnsi="宋体" w:eastAsia="宋体" w:cs="宋体"/>
            <w:sz w:val="21"/>
            <w:szCs w:val="21"/>
          </w:rPr>
          <w:drawing>
            <wp:anchor distT="0" distB="0" distL="0" distR="0" simplePos="0" relativeHeight="251663360" behindDoc="0" locked="0" layoutInCell="1" allowOverlap="1">
              <wp:simplePos x="0" y="0"/>
              <wp:positionH relativeFrom="column">
                <wp:posOffset>-21590</wp:posOffset>
              </wp:positionH>
              <wp:positionV relativeFrom="paragraph">
                <wp:posOffset>55245</wp:posOffset>
              </wp:positionV>
              <wp:extent cx="5478145" cy="3105785"/>
              <wp:effectExtent l="0" t="0" r="8255" b="5715"/>
              <wp:wrapSquare wrapText="bothSides"/>
              <wp:docPr id="1033" name="图片 3"/>
              <wp:cNvGraphicFramePr/>
              <a:graphic xmlns:a="http://schemas.openxmlformats.org/drawingml/2006/main">
                <a:graphicData uri="http://schemas.openxmlformats.org/drawingml/2006/picture">
                  <pic:pic xmlns:pic="http://schemas.openxmlformats.org/drawingml/2006/picture">
                    <pic:nvPicPr>
                      <pic:cNvPr id="1033" name="图片 3"/>
                      <pic:cNvPicPr/>
                    </pic:nvPicPr>
                    <pic:blipFill>
                      <a:blip r:embed="rId15" cstate="print"/>
                      <a:srcRect/>
                      <a:stretch>
                        <a:fillRect/>
                      </a:stretch>
                    </pic:blipFill>
                    <pic:spPr>
                      <a:xfrm>
                        <a:off x="0" y="0"/>
                        <a:ext cx="5478145" cy="3105785"/>
                      </a:xfrm>
                      <a:prstGeom prst="rect">
                        <a:avLst/>
                      </a:prstGeom>
                      <a:ln>
                        <a:noFill/>
                      </a:ln>
                    </pic:spPr>
                  </pic:pic>
                </a:graphicData>
              </a:graphic>
            </wp:anchor>
          </w:drawing>
        </w:r>
      </w:del>
      <w:del w:id="1230" w:author="Camille" w:date="2026-09-05T16:39:11Z">
        <w:r>
          <w:rPr>
            <w:rFonts w:hint="eastAsia" w:ascii="宋体" w:hAnsi="宋体" w:eastAsia="宋体" w:cs="宋体"/>
            <w:b/>
            <w:bCs/>
            <w:sz w:val="21"/>
            <w:szCs w:val="21"/>
            <w:lang w:val="en-US" w:eastAsia="zh-CN"/>
          </w:rPr>
          <w:delText>图4 理论分析框架图</w:delText>
        </w:r>
      </w:del>
    </w:p>
    <w:p w14:paraId="789AEC8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rPr>
      </w:pPr>
      <w:r>
        <w:rPr>
          <w:rFonts w:hint="eastAsia" w:ascii="宋体" w:hAnsi="宋体" w:eastAsia="宋体" w:cs="宋体"/>
          <w:b/>
          <w:bCs/>
          <w:sz w:val="28"/>
          <w:szCs w:val="28"/>
        </w:rPr>
        <w:t>案例阐释</w:t>
      </w:r>
    </w:p>
    <w:p w14:paraId="6EE716D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ins w:id="1232" w:author="Camille" w:date="2026-09-05T16:39:35Z"/>
          <w:rFonts w:hint="eastAsia" w:ascii="宋体" w:hAnsi="宋体" w:eastAsia="宋体" w:cs="宋体"/>
          <w:b/>
          <w:bCs/>
          <w:sz w:val="24"/>
          <w:rPrChange w:id="1233" w:author="Camille" w:date="2026-09-05T16:39:54Z">
            <w:rPr>
              <w:ins w:id="1234" w:author="Camille" w:date="2026-09-05T16:39:35Z"/>
              <w:rFonts w:hint="eastAsia" w:ascii="宋体" w:hAnsi="宋体" w:eastAsia="宋体" w:cs="宋体"/>
            </w:rPr>
          </w:rPrChange>
        </w:rPr>
        <w:pPrChange w:id="1231" w:author="Camille" w:date="2026-09-05T16:39: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ins w:id="1235" w:author="Camille" w:date="2026-09-05T16:39:44Z">
        <w:r>
          <w:rPr>
            <w:rFonts w:hint="eastAsia" w:ascii="宋体" w:hAnsi="宋体" w:eastAsia="宋体" w:cs="宋体"/>
            <w:b/>
            <w:bCs/>
            <w:sz w:val="24"/>
            <w:rPrChange w:id="1236" w:author="Camille" w:date="2026-09-05T16:39:54Z">
              <w:rPr>
                <w:rFonts w:hint="eastAsia" w:ascii="宋体" w:hAnsi="宋体" w:eastAsia="宋体" w:cs="宋体"/>
              </w:rPr>
            </w:rPrChange>
          </w:rPr>
          <w:t>供需协同的逻辑：需求侧通道与供给侧储备</w:t>
        </w:r>
      </w:ins>
    </w:p>
    <w:p w14:paraId="57D111E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237" w:author="Camille" w:date="2026-09-05T16:40:57Z"/>
          <w:rFonts w:hint="eastAsia" w:ascii="宋体" w:hAnsi="宋体" w:eastAsia="宋体" w:cs="宋体"/>
        </w:rPr>
      </w:pPr>
      <w:ins w:id="1238" w:author="Camille" w:date="2026-09-05T16:40:57Z">
        <w:r>
          <w:rPr>
            <w:rFonts w:hint="eastAsia" w:ascii="宋体" w:hAnsi="宋体" w:eastAsia="宋体" w:cs="宋体"/>
          </w:rPr>
          <w:t>武侯区减负的起点，是对基层数据工作困境的回应。在传统的基层数据治理中，各条线部门各自掌握数据源，社区承担采集与填报任务无调取使用之权，形成权力向上集中、责任向下沉淀的非对称格局</w:t>
        </w:r>
      </w:ins>
      <w:ins w:id="1239" w:author="Camille" w:date="2026-09-05T17:28:20Z">
        <w:r>
          <w:rPr>
            <w:rStyle w:val="12"/>
            <w:rFonts w:hint="eastAsia" w:ascii="宋体" w:hAnsi="宋体" w:eastAsia="宋体" w:cs="宋体"/>
          </w:rPr>
          <w:footnoteReference w:id="28"/>
        </w:r>
      </w:ins>
      <w:ins w:id="1240" w:author="Camille" w:date="2026-09-05T16:40:57Z">
        <w:r>
          <w:rPr>
            <w:rFonts w:hint="eastAsia" w:ascii="宋体" w:hAnsi="宋体" w:eastAsia="宋体" w:cs="宋体"/>
          </w:rPr>
          <w:t>。浆洗街街道工作人员过去了解残疾人的就业状况主要依靠网格员走访摸排，信息须经历从社区到部门、从部门到平台、再从平台到社区的往返流转。</w:t>
        </w:r>
      </w:ins>
    </w:p>
    <w:p w14:paraId="18BDD69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241" w:author="Camille" w:date="2026-09-05T16:40:57Z"/>
          <w:rFonts w:hint="eastAsia" w:ascii="宋体" w:hAnsi="宋体" w:eastAsia="宋体" w:cs="宋体"/>
        </w:rPr>
      </w:pPr>
      <w:ins w:id="1242" w:author="Camille" w:date="2026-09-05T16:40:57Z">
        <w:r>
          <w:rPr>
            <w:rFonts w:hint="eastAsia" w:ascii="宋体" w:hAnsi="宋体" w:eastAsia="宋体" w:cs="宋体"/>
          </w:rPr>
          <w:t>2022年，成都市启动“报表通”系统建设。</w:t>
        </w:r>
      </w:ins>
      <w:ins w:id="1243" w:author="Camille" w:date="2026-09-05T17:28:48Z">
        <w:r>
          <w:rPr>
            <w:rFonts w:hint="eastAsia" w:ascii="宋体" w:hAnsi="宋体" w:eastAsia="宋体" w:cs="宋体"/>
            <w:lang w:eastAsia="zh-CN"/>
          </w:rPr>
          <w:t>“</w:t>
        </w:r>
      </w:ins>
      <w:ins w:id="1244" w:author="Camille" w:date="2026-09-05T16:40:57Z">
        <w:r>
          <w:rPr>
            <w:rFonts w:hint="eastAsia" w:ascii="宋体" w:hAnsi="宋体" w:eastAsia="宋体" w:cs="宋体"/>
          </w:rPr>
          <w:t>报表通</w:t>
        </w:r>
      </w:ins>
      <w:ins w:id="1245" w:author="Camille" w:date="2026-09-05T17:28:50Z">
        <w:r>
          <w:rPr>
            <w:rFonts w:hint="eastAsia" w:ascii="宋体" w:hAnsi="宋体" w:eastAsia="宋体" w:cs="宋体"/>
            <w:lang w:eastAsia="zh-CN"/>
          </w:rPr>
          <w:t>”</w:t>
        </w:r>
      </w:ins>
      <w:ins w:id="1246" w:author="Camille" w:date="2026-09-05T16:40:57Z">
        <w:r>
          <w:rPr>
            <w:rFonts w:hint="eastAsia" w:ascii="宋体" w:hAnsi="宋体" w:eastAsia="宋体" w:cs="宋体"/>
          </w:rPr>
          <w:t>的核心功能在于需求侧</w:t>
        </w:r>
      </w:ins>
      <w:ins w:id="1247" w:author="Camille" w:date="2026-09-05T16:43:47Z">
        <w:r>
          <w:rPr>
            <w:rFonts w:hint="eastAsia" w:ascii="宋体" w:hAnsi="宋体" w:eastAsia="宋体" w:cs="宋体"/>
            <w:lang w:eastAsia="zh-CN"/>
          </w:rPr>
          <w:t>，</w:t>
        </w:r>
      </w:ins>
      <w:ins w:id="1248" w:author="Camille" w:date="2026-09-05T16:40:57Z">
        <w:r>
          <w:rPr>
            <w:rFonts w:hint="eastAsia" w:ascii="宋体" w:hAnsi="宋体" w:eastAsia="宋体" w:cs="宋体"/>
          </w:rPr>
          <w:t>它建立了数据调用的技术通道，使各部门数据在技术层面可以被跨部门调用。其设计目标是实现“一次采集、多方使用”，通过统一数据接口和标准化取数程序，解决基层填表工作中的重复录入和多头报送问题</w:t>
        </w:r>
      </w:ins>
      <w:ins w:id="1249" w:author="Camille" w:date="2026-09-05T17:29:08Z">
        <w:r>
          <w:rPr>
            <w:rStyle w:val="12"/>
            <w:rFonts w:hint="eastAsia" w:ascii="宋体" w:hAnsi="宋体" w:eastAsia="宋体" w:cs="宋体"/>
          </w:rPr>
          <w:footnoteReference w:id="29"/>
        </w:r>
      </w:ins>
      <w:ins w:id="1250" w:author="Camille" w:date="2026-09-05T16:40:57Z">
        <w:r>
          <w:rPr>
            <w:rFonts w:hint="eastAsia" w:ascii="宋体" w:hAnsi="宋体" w:eastAsia="宋体" w:cs="宋体"/>
          </w:rPr>
          <w:t>。调用操作的速度因此提升，填表环节的效率得到改善。但</w:t>
        </w:r>
      </w:ins>
      <w:ins w:id="1251" w:author="Camille" w:date="2026-09-05T17:29:26Z">
        <w:r>
          <w:rPr>
            <w:rFonts w:hint="eastAsia" w:ascii="宋体" w:hAnsi="宋体" w:eastAsia="宋体" w:cs="宋体"/>
            <w:lang w:eastAsia="zh-CN"/>
          </w:rPr>
          <w:t>“</w:t>
        </w:r>
      </w:ins>
      <w:ins w:id="1252" w:author="Camille" w:date="2026-09-05T16:40:57Z">
        <w:r>
          <w:rPr>
            <w:rFonts w:hint="eastAsia" w:ascii="宋体" w:hAnsi="宋体" w:eastAsia="宋体" w:cs="宋体"/>
          </w:rPr>
          <w:t>报表通</w:t>
        </w:r>
      </w:ins>
      <w:ins w:id="1253" w:author="Camille" w:date="2026-09-05T17:29:28Z">
        <w:r>
          <w:rPr>
            <w:rFonts w:hint="eastAsia" w:ascii="宋体" w:hAnsi="宋体" w:eastAsia="宋体" w:cs="宋体"/>
            <w:lang w:eastAsia="zh-CN"/>
          </w:rPr>
          <w:t>”</w:t>
        </w:r>
      </w:ins>
      <w:ins w:id="1254" w:author="Camille" w:date="2026-09-05T16:40:57Z">
        <w:r>
          <w:rPr>
            <w:rFonts w:hint="eastAsia" w:ascii="宋体" w:hAnsi="宋体" w:eastAsia="宋体" w:cs="宋体"/>
          </w:rPr>
          <w:t>的定位决定了它只能解决需求侧的问题</w:t>
        </w:r>
      </w:ins>
      <w:ins w:id="1255" w:author="Camille" w:date="2026-09-05T20:28:56Z">
        <w:r>
          <w:rPr>
            <w:rFonts w:hint="eastAsia" w:ascii="宋体" w:hAnsi="宋体" w:eastAsia="宋体" w:cs="宋体"/>
            <w:lang w:eastAsia="zh-CN"/>
          </w:rPr>
          <w:t>，</w:t>
        </w:r>
      </w:ins>
      <w:ins w:id="1256" w:author="Camille" w:date="2026-09-05T20:28:54Z">
        <w:r>
          <w:rPr>
            <w:rFonts w:hint="eastAsia" w:ascii="宋体" w:hAnsi="宋体" w:eastAsia="宋体" w:cs="宋体"/>
            <w:lang w:val="en-US" w:eastAsia="zh-CN"/>
          </w:rPr>
          <w:t>不</w:t>
        </w:r>
      </w:ins>
      <w:ins w:id="1257" w:author="Camille" w:date="2026-09-05T16:40:57Z">
        <w:r>
          <w:rPr>
            <w:rFonts w:hint="eastAsia" w:ascii="宋体" w:hAnsi="宋体" w:eastAsia="宋体" w:cs="宋体"/>
          </w:rPr>
          <w:t>能改变供给侧的资源配置。部门仍然将数据视为自身职能履行的支撑资源，共享意味着控制权让渡而责任未同步转移，不共享成为部门的理性选择。每一次调用都需要经过审批，即便调用操作本身很快，</w:t>
        </w:r>
      </w:ins>
      <w:ins w:id="1258" w:author="Camille" w:date="2026-09-05T16:46:41Z">
        <w:r>
          <w:rPr>
            <w:rFonts w:hint="eastAsia" w:ascii="宋体" w:hAnsi="宋体" w:eastAsia="宋体" w:cs="宋体"/>
            <w:lang w:val="en-US" w:eastAsia="zh-CN"/>
          </w:rPr>
          <w:t>依旧需要</w:t>
        </w:r>
      </w:ins>
      <w:ins w:id="1259" w:author="Camille" w:date="2026-09-05T16:40:57Z">
        <w:r>
          <w:rPr>
            <w:rFonts w:hint="eastAsia" w:ascii="宋体" w:hAnsi="宋体" w:eastAsia="宋体" w:cs="宋体"/>
          </w:rPr>
          <w:t>审批等待时间。</w:t>
        </w:r>
      </w:ins>
      <w:ins w:id="1260" w:author="Camille" w:date="2026-09-05T17:29:38Z">
        <w:r>
          <w:rPr>
            <w:rFonts w:hint="eastAsia" w:ascii="宋体" w:hAnsi="宋体" w:eastAsia="宋体" w:cs="宋体"/>
            <w:lang w:eastAsia="zh-CN"/>
          </w:rPr>
          <w:t>“</w:t>
        </w:r>
      </w:ins>
      <w:ins w:id="1261" w:author="Camille" w:date="2026-09-05T16:40:57Z">
        <w:r>
          <w:rPr>
            <w:rFonts w:hint="eastAsia" w:ascii="宋体" w:hAnsi="宋体" w:eastAsia="宋体" w:cs="宋体"/>
          </w:rPr>
          <w:t>报表通</w:t>
        </w:r>
      </w:ins>
      <w:ins w:id="1262" w:author="Camille" w:date="2026-09-05T17:29:41Z">
        <w:r>
          <w:rPr>
            <w:rFonts w:hint="eastAsia" w:ascii="宋体" w:hAnsi="宋体" w:eastAsia="宋体" w:cs="宋体"/>
            <w:lang w:eastAsia="zh-CN"/>
          </w:rPr>
          <w:t>”</w:t>
        </w:r>
      </w:ins>
      <w:ins w:id="1263" w:author="Camille" w:date="2026-09-05T16:40:57Z">
        <w:r>
          <w:rPr>
            <w:rFonts w:hint="eastAsia" w:ascii="宋体" w:hAnsi="宋体" w:eastAsia="宋体" w:cs="宋体"/>
          </w:rPr>
          <w:t>解决了“</w:t>
        </w:r>
      </w:ins>
      <w:ins w:id="1264" w:author="Camille" w:date="2026-09-05T16:45:07Z">
        <w:r>
          <w:rPr>
            <w:rFonts w:hint="eastAsia" w:ascii="宋体" w:hAnsi="宋体" w:eastAsia="宋体" w:cs="宋体"/>
            <w:lang w:val="en-US" w:eastAsia="zh-CN"/>
          </w:rPr>
          <w:t>数据</w:t>
        </w:r>
      </w:ins>
      <w:ins w:id="1265" w:author="Camille" w:date="2026-09-05T16:40:57Z">
        <w:r>
          <w:rPr>
            <w:rFonts w:hint="eastAsia" w:ascii="宋体" w:hAnsi="宋体" w:eastAsia="宋体" w:cs="宋体"/>
          </w:rPr>
          <w:t>怎么用”的问题，但数据是否在池子里、是否最新、基层是否能够自主支配</w:t>
        </w:r>
      </w:ins>
      <w:ins w:id="1266" w:author="Camille" w:date="2026-09-05T16:45:17Z">
        <w:r>
          <w:rPr>
            <w:rFonts w:hint="eastAsia" w:ascii="宋体" w:hAnsi="宋体" w:eastAsia="宋体" w:cs="宋体"/>
            <w:lang w:val="en-US" w:eastAsia="zh-CN"/>
          </w:rPr>
          <w:t>的问题</w:t>
        </w:r>
      </w:ins>
      <w:ins w:id="1267" w:author="Camille" w:date="2026-09-05T16:45:18Z">
        <w:r>
          <w:rPr>
            <w:rFonts w:hint="eastAsia" w:ascii="宋体" w:hAnsi="宋体" w:eastAsia="宋体" w:cs="宋体"/>
            <w:lang w:val="en-US" w:eastAsia="zh-CN"/>
          </w:rPr>
          <w:t>，</w:t>
        </w:r>
      </w:ins>
      <w:ins w:id="1268" w:author="Camille" w:date="2026-09-05T16:40:57Z">
        <w:r>
          <w:rPr>
            <w:rFonts w:hint="eastAsia" w:ascii="宋体" w:hAnsi="宋体" w:eastAsia="宋体" w:cs="宋体"/>
          </w:rPr>
          <w:t>依然悬而未决</w:t>
        </w:r>
      </w:ins>
      <w:ins w:id="1269" w:author="Camille" w:date="2026-09-05T16:46:14Z">
        <w:r>
          <w:rPr>
            <w:rFonts w:hint="eastAsia" w:ascii="宋体" w:hAnsi="宋体" w:eastAsia="宋体" w:cs="宋体"/>
            <w:lang w:eastAsia="zh-CN"/>
          </w:rPr>
          <w:t>，</w:t>
        </w:r>
      </w:ins>
      <w:ins w:id="1270" w:author="Camille" w:date="2026-09-05T16:46:16Z">
        <w:r>
          <w:rPr>
            <w:rFonts w:hint="eastAsia" w:ascii="宋体" w:hAnsi="宋体" w:eastAsia="宋体" w:cs="宋体"/>
            <w:lang w:val="en-US" w:eastAsia="zh-CN"/>
          </w:rPr>
          <w:t>即</w:t>
        </w:r>
      </w:ins>
      <w:ins w:id="1271" w:author="Camille" w:date="2026-09-05T16:40:57Z">
        <w:r>
          <w:rPr>
            <w:rFonts w:hint="eastAsia" w:ascii="宋体" w:hAnsi="宋体" w:eastAsia="宋体" w:cs="宋体"/>
          </w:rPr>
          <w:t>技术的“调用”特征与基层“即时获取”的任务需求之间存在结构性错位。</w:t>
        </w:r>
      </w:ins>
    </w:p>
    <w:p w14:paraId="0ECE196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273" w:author="Camille" w:date="2026-09-05T16:57:16Z"/>
          <w:rFonts w:hint="eastAsia" w:ascii="宋体" w:hAnsi="宋体" w:eastAsia="宋体" w:cs="宋体"/>
        </w:rPr>
        <w:pPrChange w:id="1272" w:author="Camille" w:date="2026-09-05T20:29:47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ins w:id="1274" w:author="Camille" w:date="2026-09-05T16:40:57Z">
        <w:r>
          <w:rPr>
            <w:rFonts w:hint="eastAsia" w:ascii="宋体" w:hAnsi="宋体" w:eastAsia="宋体" w:cs="宋体"/>
          </w:rPr>
          <w:t>2024年，武侯区搭建区、街道、社区三级数仓平台，将市级回流数据、区级汇聚数据与社区采集数据统一</w:t>
        </w:r>
      </w:ins>
      <w:ins w:id="1275" w:author="Camille" w:date="2026-09-05T16:48:40Z">
        <w:r>
          <w:rPr>
            <w:rFonts w:hint="eastAsia" w:ascii="宋体" w:hAnsi="宋体" w:eastAsia="宋体" w:cs="宋体"/>
            <w:lang w:val="en-US" w:eastAsia="zh-CN"/>
          </w:rPr>
          <w:t>智能化处理</w:t>
        </w:r>
      </w:ins>
      <w:ins w:id="1276" w:author="Camille" w:date="2026-09-05T20:29:12Z">
        <w:r>
          <w:rPr>
            <w:rFonts w:hint="eastAsia" w:ascii="宋体" w:hAnsi="宋体" w:eastAsia="宋体" w:cs="宋体"/>
            <w:lang w:val="en-US" w:eastAsia="zh-CN"/>
          </w:rPr>
          <w:t>，</w:t>
        </w:r>
      </w:ins>
      <w:ins w:id="1277" w:author="Camille" w:date="2026-09-05T20:29:15Z">
        <w:r>
          <w:rPr>
            <w:rFonts w:hint="eastAsia" w:ascii="宋体" w:hAnsi="宋体" w:eastAsia="宋体" w:cs="宋体"/>
            <w:lang w:val="en-US" w:eastAsia="zh-CN"/>
          </w:rPr>
          <w:t>形成对基层抓落实的数智支持</w:t>
        </w:r>
      </w:ins>
      <w:ins w:id="1278" w:author="Camille" w:date="2026-09-05T16:40:57Z">
        <w:r>
          <w:rPr>
            <w:rFonts w:hint="eastAsia" w:ascii="宋体" w:hAnsi="宋体" w:eastAsia="宋体" w:cs="宋体"/>
          </w:rPr>
          <w:t>。“社区数仓”</w:t>
        </w:r>
      </w:ins>
      <w:ins w:id="1279" w:author="Camille" w:date="2026-09-05T16:48:54Z">
        <w:r>
          <w:rPr>
            <w:rFonts w:hint="eastAsia" w:ascii="宋体" w:hAnsi="宋体" w:eastAsia="宋体" w:cs="宋体"/>
            <w:lang w:val="en-US" w:eastAsia="zh-CN"/>
          </w:rPr>
          <w:t>作为</w:t>
        </w:r>
      </w:ins>
      <w:ins w:id="1280" w:author="Camille" w:date="2026-09-05T16:40:57Z">
        <w:r>
          <w:rPr>
            <w:rFonts w:hint="eastAsia" w:ascii="宋体" w:hAnsi="宋体" w:eastAsia="宋体" w:cs="宋体"/>
          </w:rPr>
          <w:t>供给侧</w:t>
        </w:r>
      </w:ins>
      <w:ins w:id="1281" w:author="Camille" w:date="2026-09-05T16:49:00Z">
        <w:r>
          <w:rPr>
            <w:rFonts w:hint="eastAsia" w:ascii="宋体" w:hAnsi="宋体" w:eastAsia="宋体" w:cs="宋体"/>
            <w:lang w:val="en-US" w:eastAsia="zh-CN"/>
          </w:rPr>
          <w:t>的</w:t>
        </w:r>
      </w:ins>
      <w:ins w:id="1282" w:author="Camille" w:date="2026-09-05T16:40:57Z">
        <w:r>
          <w:rPr>
            <w:rFonts w:hint="eastAsia" w:ascii="宋体" w:hAnsi="宋体" w:eastAsia="宋体" w:cs="宋体"/>
          </w:rPr>
          <w:t>数据汇聚者和整理者，</w:t>
        </w:r>
      </w:ins>
      <w:ins w:id="1283" w:author="Camille" w:date="2026-09-05T20:29:28Z">
        <w:r>
          <w:rPr>
            <w:rFonts w:hint="eastAsia" w:ascii="宋体" w:hAnsi="宋体" w:eastAsia="宋体" w:cs="宋体"/>
            <w:lang w:val="en-US" w:eastAsia="zh-CN"/>
          </w:rPr>
          <w:t>在社区层面</w:t>
        </w:r>
      </w:ins>
      <w:ins w:id="1284" w:author="Camille" w:date="2026-09-05T16:40:57Z">
        <w:r>
          <w:rPr>
            <w:rFonts w:hint="eastAsia" w:ascii="宋体" w:hAnsi="宋体" w:eastAsia="宋体" w:cs="宋体"/>
          </w:rPr>
          <w:t>形成了自主可用的数据资源池。</w:t>
        </w:r>
      </w:ins>
      <w:ins w:id="1285" w:author="Camille" w:date="2026-09-05T16:51:27Z">
        <w:r>
          <w:rPr>
            <w:rFonts w:hint="eastAsia" w:ascii="宋体" w:hAnsi="宋体" w:eastAsia="宋体" w:cs="宋体"/>
            <w:lang w:eastAsia="zh-CN"/>
          </w:rPr>
          <w:t>“</w:t>
        </w:r>
      </w:ins>
      <w:ins w:id="1286" w:author="Camille" w:date="2026-09-05T16:40:57Z">
        <w:r>
          <w:rPr>
            <w:rFonts w:hint="eastAsia" w:ascii="宋体" w:hAnsi="宋体" w:eastAsia="宋体" w:cs="宋体"/>
          </w:rPr>
          <w:t>社区数仓</w:t>
        </w:r>
      </w:ins>
      <w:ins w:id="1287" w:author="Camille" w:date="2026-09-05T16:51:31Z">
        <w:r>
          <w:rPr>
            <w:rFonts w:hint="eastAsia" w:ascii="宋体" w:hAnsi="宋体" w:eastAsia="宋体" w:cs="宋体"/>
            <w:lang w:eastAsia="zh-CN"/>
          </w:rPr>
          <w:t>”</w:t>
        </w:r>
      </w:ins>
      <w:ins w:id="1288" w:author="Camille" w:date="2026-09-05T16:40:57Z">
        <w:r>
          <w:rPr>
            <w:rFonts w:hint="eastAsia" w:ascii="宋体" w:hAnsi="宋体" w:eastAsia="宋体" w:cs="宋体"/>
          </w:rPr>
          <w:t>将数据供给的逻辑从“申请取数”转变为“自主用数”</w:t>
        </w:r>
      </w:ins>
      <w:ins w:id="1289" w:author="Camille" w:date="2026-09-05T16:51:23Z">
        <w:r>
          <w:rPr>
            <w:rFonts w:hint="eastAsia" w:ascii="宋体" w:hAnsi="宋体" w:eastAsia="宋体" w:cs="宋体"/>
            <w:lang w:eastAsia="zh-CN"/>
          </w:rPr>
          <w:t>，</w:t>
        </w:r>
      </w:ins>
      <w:ins w:id="1290" w:author="Camille" w:date="2026-09-05T16:40:57Z">
        <w:r>
          <w:rPr>
            <w:rFonts w:hint="eastAsia" w:ascii="宋体" w:hAnsi="宋体" w:eastAsia="宋体" w:cs="宋体"/>
          </w:rPr>
          <w:t>数据在供给侧完成了从分散到集中的形态转变，工作人员不再需要自行判断数据来源与调用路径。这一转变使技术特征从“调用”转向了“储备”，与基层“即时获取”的任务需求形成了更好的适配</w:t>
        </w:r>
      </w:ins>
      <w:ins w:id="1291" w:author="Camille" w:date="2026-09-05T22:07:03Z">
        <w:r>
          <w:rPr>
            <w:rFonts w:hint="eastAsia" w:ascii="宋体" w:hAnsi="宋体" w:eastAsia="宋体" w:cs="宋体"/>
            <w:lang w:eastAsia="zh-CN"/>
          </w:rPr>
          <w:t>，</w:t>
        </w:r>
      </w:ins>
      <w:ins w:id="1292" w:author="Camille" w:date="2026-09-05T16:40:57Z">
        <w:r>
          <w:rPr>
            <w:rFonts w:hint="eastAsia" w:ascii="宋体" w:hAnsi="宋体" w:eastAsia="宋体" w:cs="宋体"/>
          </w:rPr>
          <w:t>供需两侧的协同由此形成。</w:t>
        </w:r>
      </w:ins>
      <w:ins w:id="1293" w:author="Camille" w:date="2026-09-05T16:52:47Z">
        <w:r>
          <w:rPr>
            <w:rFonts w:hint="eastAsia" w:ascii="宋体" w:hAnsi="宋体" w:eastAsia="宋体" w:cs="宋体"/>
            <w:lang w:eastAsia="zh-CN"/>
          </w:rPr>
          <w:t>“</w:t>
        </w:r>
      </w:ins>
      <w:ins w:id="1294" w:author="Camille" w:date="2026-09-05T16:40:57Z">
        <w:r>
          <w:rPr>
            <w:rFonts w:hint="eastAsia" w:ascii="宋体" w:hAnsi="宋体" w:eastAsia="宋体" w:cs="宋体"/>
          </w:rPr>
          <w:t>报表通</w:t>
        </w:r>
      </w:ins>
      <w:ins w:id="1295" w:author="Camille" w:date="2026-09-05T16:52:50Z">
        <w:r>
          <w:rPr>
            <w:rFonts w:hint="eastAsia" w:ascii="宋体" w:hAnsi="宋体" w:eastAsia="宋体" w:cs="宋体"/>
            <w:lang w:eastAsia="zh-CN"/>
          </w:rPr>
          <w:t>”</w:t>
        </w:r>
      </w:ins>
      <w:ins w:id="1296" w:author="Camille" w:date="2026-09-05T16:40:57Z">
        <w:r>
          <w:rPr>
            <w:rFonts w:hint="eastAsia" w:ascii="宋体" w:hAnsi="宋体" w:eastAsia="宋体" w:cs="宋体"/>
          </w:rPr>
          <w:t>在需求侧管理调用、填报和任务流转，</w:t>
        </w:r>
      </w:ins>
      <w:ins w:id="1297" w:author="Camille" w:date="2026-09-05T16:52:52Z">
        <w:r>
          <w:rPr>
            <w:rFonts w:hint="eastAsia" w:ascii="宋体" w:hAnsi="宋体" w:eastAsia="宋体" w:cs="宋体"/>
            <w:lang w:eastAsia="zh-CN"/>
          </w:rPr>
          <w:t>“</w:t>
        </w:r>
      </w:ins>
      <w:ins w:id="1298" w:author="Camille" w:date="2026-09-05T16:40:57Z">
        <w:r>
          <w:rPr>
            <w:rFonts w:hint="eastAsia" w:ascii="宋体" w:hAnsi="宋体" w:eastAsia="宋体" w:cs="宋体"/>
          </w:rPr>
          <w:t>社区数仓</w:t>
        </w:r>
      </w:ins>
      <w:ins w:id="1299" w:author="Camille" w:date="2026-09-05T16:52:54Z">
        <w:r>
          <w:rPr>
            <w:rFonts w:hint="eastAsia" w:ascii="宋体" w:hAnsi="宋体" w:eastAsia="宋体" w:cs="宋体"/>
            <w:lang w:eastAsia="zh-CN"/>
          </w:rPr>
          <w:t>”</w:t>
        </w:r>
      </w:ins>
      <w:ins w:id="1300" w:author="Camille" w:date="2026-09-05T16:40:57Z">
        <w:r>
          <w:rPr>
            <w:rFonts w:hint="eastAsia" w:ascii="宋体" w:hAnsi="宋体" w:eastAsia="宋体" w:cs="宋体"/>
          </w:rPr>
          <w:t>在供给侧管理归集、整合、关联和存储，两者通过数据接口相互连通。数仓为</w:t>
        </w:r>
      </w:ins>
      <w:ins w:id="1301" w:author="Camille" w:date="2026-09-05T16:56:07Z">
        <w:r>
          <w:rPr>
            <w:rFonts w:hint="eastAsia" w:ascii="宋体" w:hAnsi="宋体" w:eastAsia="宋体" w:cs="宋体"/>
            <w:lang w:eastAsia="zh-CN"/>
          </w:rPr>
          <w:t>“</w:t>
        </w:r>
      </w:ins>
      <w:ins w:id="1302" w:author="Camille" w:date="2026-09-05T16:40:57Z">
        <w:r>
          <w:rPr>
            <w:rFonts w:hint="eastAsia" w:ascii="宋体" w:hAnsi="宋体" w:eastAsia="宋体" w:cs="宋体"/>
          </w:rPr>
          <w:t>报表通</w:t>
        </w:r>
      </w:ins>
      <w:ins w:id="1303" w:author="Camille" w:date="2026-09-05T16:56:10Z">
        <w:r>
          <w:rPr>
            <w:rFonts w:hint="eastAsia" w:ascii="宋体" w:hAnsi="宋体" w:eastAsia="宋体" w:cs="宋体"/>
            <w:lang w:eastAsia="zh-CN"/>
          </w:rPr>
          <w:t>”</w:t>
        </w:r>
      </w:ins>
      <w:ins w:id="1304" w:author="Camille" w:date="2026-09-05T16:40:57Z">
        <w:r>
          <w:rPr>
            <w:rFonts w:hint="eastAsia" w:ascii="宋体" w:hAnsi="宋体" w:eastAsia="宋体" w:cs="宋体"/>
          </w:rPr>
          <w:t>提供数据来源，</w:t>
        </w:r>
      </w:ins>
      <w:ins w:id="1305" w:author="Camille" w:date="2026-09-05T16:56:14Z">
        <w:r>
          <w:rPr>
            <w:rFonts w:hint="eastAsia" w:ascii="宋体" w:hAnsi="宋体" w:eastAsia="宋体" w:cs="宋体"/>
            <w:lang w:eastAsia="zh-CN"/>
          </w:rPr>
          <w:t>“</w:t>
        </w:r>
      </w:ins>
      <w:ins w:id="1306" w:author="Camille" w:date="2026-09-05T16:40:57Z">
        <w:r>
          <w:rPr>
            <w:rFonts w:hint="eastAsia" w:ascii="宋体" w:hAnsi="宋体" w:eastAsia="宋体" w:cs="宋体"/>
          </w:rPr>
          <w:t>报表通</w:t>
        </w:r>
      </w:ins>
      <w:ins w:id="1307" w:author="Camille" w:date="2026-09-05T16:56:16Z">
        <w:r>
          <w:rPr>
            <w:rFonts w:hint="eastAsia" w:ascii="宋体" w:hAnsi="宋体" w:eastAsia="宋体" w:cs="宋体"/>
            <w:lang w:eastAsia="zh-CN"/>
          </w:rPr>
          <w:t>”</w:t>
        </w:r>
      </w:ins>
      <w:ins w:id="1308" w:author="Camille" w:date="2026-09-05T16:40:57Z">
        <w:r>
          <w:rPr>
            <w:rFonts w:hint="eastAsia" w:ascii="宋体" w:hAnsi="宋体" w:eastAsia="宋体" w:cs="宋体"/>
          </w:rPr>
          <w:t>为数仓提供数据更新和校验的反馈。当调用通道与数据储备同时到位时，数据工作的重心从“向部门申请调取”转向“从数仓自主取数”，基层第一次掌握了对自己数据的自主支配权。</w:t>
        </w:r>
      </w:ins>
    </w:p>
    <w:p w14:paraId="011593E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1310" w:author="Camille" w:date="2026-09-05T16:59:17Z"/>
          <w:rFonts w:hint="eastAsia" w:ascii="宋体" w:hAnsi="宋体" w:eastAsia="宋体" w:cs="宋体"/>
          <w:b/>
          <w:bCs/>
          <w:sz w:val="24"/>
          <w:rPrChange w:id="1311" w:author="Camille" w:date="2026-09-05T17:00:01Z">
            <w:rPr>
              <w:del w:id="1312" w:author="Camille" w:date="2026-09-05T16:59:17Z"/>
              <w:rFonts w:hint="eastAsia" w:ascii="宋体" w:hAnsi="宋体" w:eastAsia="宋体" w:cs="宋体"/>
            </w:rPr>
          </w:rPrChange>
        </w:rPr>
        <w:pPrChange w:id="1309" w:author="Camille" w:date="2026-09-05T16:59:3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313" w:author="Camille" w:date="2026-09-05T16:59:45Z">
        <w:r>
          <w:rPr>
            <w:rFonts w:hint="eastAsia" w:ascii="宋体" w:hAnsi="宋体" w:eastAsia="宋体" w:cs="宋体"/>
            <w:b/>
            <w:bCs/>
            <w:sz w:val="24"/>
            <w:rPrChange w:id="1314" w:author="Camille" w:date="2026-09-05T17:00:01Z">
              <w:rPr>
                <w:rFonts w:hint="eastAsia" w:ascii="宋体" w:hAnsi="宋体" w:eastAsia="宋体" w:cs="宋体"/>
              </w:rPr>
            </w:rPrChange>
          </w:rPr>
          <w:delText>在传统的基层数据治理中，各条线部门各自掌握数据源，社区承担采集与填报任务却无调取使用之权，形成权力向上集中、责任向下沉淀的非对称格局。浆洗街街道共有残疾人2476人，位居全区第一，过去了解他们的就业状况主要依靠网格员走访摸排。信息须经历从社区到部门、从部门到平台、再从平台到社区的往返流转，中间经过多次人工搬运和数据的重复录入。物理空间的社区边界、社会空间的部门壁垒与数字空间的数据孤岛，形成了一种数据悬浮状态：数据在系统中存在，却无法在基层治理中被有效调用</w:delText>
        </w:r>
      </w:del>
      <w:del w:id="1315" w:author="Camille" w:date="2026-09-05T16:59:45Z">
        <w:r>
          <w:rPr>
            <w:rStyle w:val="12"/>
            <w:rFonts w:hint="eastAsia" w:ascii="宋体" w:hAnsi="宋体" w:eastAsia="宋体" w:cs="宋体"/>
            <w:b/>
            <w:bCs/>
            <w:sz w:val="24"/>
            <w:rPrChange w:id="1316" w:author="Camille" w:date="2026-09-05T17:00:01Z">
              <w:rPr>
                <w:rStyle w:val="12"/>
                <w:rFonts w:hint="eastAsia" w:ascii="宋体" w:hAnsi="宋体" w:eastAsia="宋体" w:cs="宋体"/>
              </w:rPr>
            </w:rPrChange>
          </w:rPr>
          <w:footnoteReference w:id="30"/>
        </w:r>
      </w:del>
      <w:del w:id="1317" w:author="Camille" w:date="2026-09-05T16:59:17Z">
        <w:r>
          <w:rPr>
            <w:rFonts w:hint="eastAsia" w:ascii="宋体" w:hAnsi="宋体" w:eastAsia="宋体" w:cs="宋体"/>
            <w:b/>
            <w:bCs/>
            <w:sz w:val="24"/>
            <w:rPrChange w:id="1318" w:author="Camille" w:date="2026-09-05T17:00:01Z">
              <w:rPr>
                <w:rFonts w:hint="eastAsia" w:ascii="宋体" w:hAnsi="宋体" w:eastAsia="宋体" w:cs="宋体"/>
              </w:rPr>
            </w:rPrChange>
          </w:rPr>
          <w:delText>。</w:delText>
        </w:r>
      </w:del>
    </w:p>
    <w:p w14:paraId="102A950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del w:id="1320" w:author="Camille" w:date="2026-09-05T16:59:17Z"/>
          <w:rFonts w:hint="eastAsia" w:ascii="宋体" w:hAnsi="宋体" w:eastAsia="宋体" w:cs="宋体"/>
          <w:b/>
          <w:bCs/>
          <w:sz w:val="24"/>
          <w:rPrChange w:id="1321" w:author="Camille" w:date="2026-09-05T17:00:01Z">
            <w:rPr>
              <w:del w:id="1322" w:author="Camille" w:date="2026-09-05T16:59:17Z"/>
              <w:rFonts w:hint="eastAsia" w:ascii="宋体" w:hAnsi="宋体" w:eastAsia="宋体" w:cs="宋体"/>
            </w:rPr>
          </w:rPrChange>
        </w:rPr>
        <w:pPrChange w:id="1319" w:author="Camille" w:date="2026-09-05T16:59:3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323" w:author="Camille" w:date="2026-09-05T16:59:17Z">
        <w:r>
          <w:rPr>
            <w:rFonts w:hint="eastAsia" w:ascii="宋体" w:hAnsi="宋体" w:eastAsia="宋体" w:cs="宋体"/>
            <w:b/>
            <w:bCs/>
            <w:sz w:val="24"/>
            <w:lang w:eastAsia="zh-CN"/>
            <w:rPrChange w:id="1324" w:author="Camille" w:date="2026-09-05T17:00:01Z">
              <w:rPr>
                <w:rFonts w:hint="eastAsia" w:ascii="宋体" w:hAnsi="宋体" w:eastAsia="宋体" w:cs="宋体"/>
                <w:lang w:eastAsia="zh-CN"/>
              </w:rPr>
            </w:rPrChange>
          </w:rPr>
          <w:delText>“</w:delText>
        </w:r>
      </w:del>
      <w:del w:id="1325" w:author="Camille" w:date="2026-09-05T16:59:17Z">
        <w:r>
          <w:rPr>
            <w:rFonts w:hint="eastAsia" w:ascii="宋体" w:hAnsi="宋体" w:eastAsia="宋体" w:cs="宋体"/>
            <w:b/>
            <w:bCs/>
            <w:sz w:val="24"/>
            <w:rPrChange w:id="1326" w:author="Camille" w:date="2026-09-05T17:00:01Z">
              <w:rPr>
                <w:rFonts w:hint="eastAsia" w:ascii="宋体" w:hAnsi="宋体" w:eastAsia="宋体" w:cs="宋体"/>
              </w:rPr>
            </w:rPrChange>
          </w:rPr>
          <w:delText>报表通</w:delText>
        </w:r>
      </w:del>
      <w:del w:id="1327" w:author="Camille" w:date="2026-09-05T16:59:17Z">
        <w:r>
          <w:rPr>
            <w:rFonts w:hint="eastAsia" w:ascii="宋体" w:hAnsi="宋体" w:eastAsia="宋体" w:cs="宋体"/>
            <w:b/>
            <w:bCs/>
            <w:sz w:val="24"/>
            <w:lang w:eastAsia="zh-CN"/>
            <w:rPrChange w:id="1328" w:author="Camille" w:date="2026-09-05T17:00:01Z">
              <w:rPr>
                <w:rFonts w:hint="eastAsia" w:ascii="宋体" w:hAnsi="宋体" w:eastAsia="宋体" w:cs="宋体"/>
                <w:lang w:eastAsia="zh-CN"/>
              </w:rPr>
            </w:rPrChange>
          </w:rPr>
          <w:delText>”</w:delText>
        </w:r>
      </w:del>
      <w:del w:id="1329" w:author="Camille" w:date="2026-09-05T16:59:17Z">
        <w:r>
          <w:rPr>
            <w:rFonts w:hint="eastAsia" w:ascii="宋体" w:hAnsi="宋体" w:eastAsia="宋体" w:cs="宋体"/>
            <w:b/>
            <w:bCs/>
            <w:sz w:val="24"/>
            <w:rPrChange w:id="1330" w:author="Camille" w:date="2026-09-05T17:00:01Z">
              <w:rPr>
                <w:rFonts w:hint="eastAsia" w:ascii="宋体" w:hAnsi="宋体" w:eastAsia="宋体" w:cs="宋体"/>
              </w:rPr>
            </w:rPrChange>
          </w:rPr>
          <w:delText>系统的引入改变了数据调用的技术通道。数据中台的建立使各部门数据在技术层面可以被跨部门调用，调用操作的速度提升，但数据的成本结构并未同步改变。搜寻成本仍然存在，因为数据存储于哪个部门、通过什么接口调用需要工作人员自行确认；协商成本仍然存在，因为向数据持有部门提出调用申请、说明用途、等待审批的流程并未简化；核实成本仍然存在，因为调用到的数据是否为最新版本、是否经过审核确认无从保障。</w:delText>
        </w:r>
      </w:del>
      <w:del w:id="1331" w:author="Camille" w:date="2026-09-05T16:59:17Z">
        <w:r>
          <w:rPr>
            <w:rFonts w:hint="eastAsia" w:ascii="宋体" w:hAnsi="宋体" w:eastAsia="宋体" w:cs="宋体"/>
            <w:b/>
            <w:bCs/>
            <w:sz w:val="24"/>
            <w:lang w:eastAsia="zh-CN"/>
            <w:rPrChange w:id="1332" w:author="Camille" w:date="2026-09-05T17:00:01Z">
              <w:rPr>
                <w:rFonts w:hint="eastAsia" w:ascii="宋体" w:hAnsi="宋体" w:eastAsia="宋体" w:cs="宋体"/>
                <w:lang w:eastAsia="zh-CN"/>
              </w:rPr>
            </w:rPrChange>
          </w:rPr>
          <w:delText>“</w:delText>
        </w:r>
      </w:del>
      <w:del w:id="1333" w:author="Camille" w:date="2026-09-05T16:59:17Z">
        <w:r>
          <w:rPr>
            <w:rFonts w:hint="eastAsia" w:ascii="宋体" w:hAnsi="宋体" w:eastAsia="宋体" w:cs="宋体"/>
            <w:b/>
            <w:bCs/>
            <w:sz w:val="24"/>
            <w:rPrChange w:id="1334" w:author="Camille" w:date="2026-09-05T17:00:01Z">
              <w:rPr>
                <w:rFonts w:hint="eastAsia" w:ascii="宋体" w:hAnsi="宋体" w:eastAsia="宋体" w:cs="宋体"/>
              </w:rPr>
            </w:rPrChange>
          </w:rPr>
          <w:delText>报表通</w:delText>
        </w:r>
      </w:del>
      <w:del w:id="1335" w:author="Camille" w:date="2026-09-05T16:59:17Z">
        <w:r>
          <w:rPr>
            <w:rFonts w:hint="eastAsia" w:ascii="宋体" w:hAnsi="宋体" w:eastAsia="宋体" w:cs="宋体"/>
            <w:b/>
            <w:bCs/>
            <w:sz w:val="24"/>
            <w:lang w:eastAsia="zh-CN"/>
            <w:rPrChange w:id="1336" w:author="Camille" w:date="2026-09-05T17:00:01Z">
              <w:rPr>
                <w:rFonts w:hint="eastAsia" w:ascii="宋体" w:hAnsi="宋体" w:eastAsia="宋体" w:cs="宋体"/>
                <w:lang w:eastAsia="zh-CN"/>
              </w:rPr>
            </w:rPrChange>
          </w:rPr>
          <w:delText>”</w:delText>
        </w:r>
      </w:del>
      <w:del w:id="1337" w:author="Camille" w:date="2026-09-05T16:59:17Z">
        <w:r>
          <w:rPr>
            <w:rFonts w:hint="eastAsia" w:ascii="宋体" w:hAnsi="宋体" w:eastAsia="宋体" w:cs="宋体"/>
            <w:b/>
            <w:bCs/>
            <w:sz w:val="24"/>
            <w:rPrChange w:id="1338" w:author="Camille" w:date="2026-09-05T17:00:01Z">
              <w:rPr>
                <w:rFonts w:hint="eastAsia" w:ascii="宋体" w:hAnsi="宋体" w:eastAsia="宋体" w:cs="宋体"/>
              </w:rPr>
            </w:rPrChange>
          </w:rPr>
          <w:delText>解决了执行环节的效率问题，但未能改变搜寻、协商、核实三个环节的成本结构</w:delText>
        </w:r>
      </w:del>
      <w:del w:id="1339" w:author="Camille" w:date="2026-09-05T16:59:41Z">
        <w:r>
          <w:rPr>
            <w:rStyle w:val="12"/>
            <w:rFonts w:hint="eastAsia" w:ascii="宋体" w:hAnsi="宋体" w:eastAsia="宋体" w:cs="宋体"/>
            <w:b/>
            <w:bCs/>
            <w:sz w:val="24"/>
            <w:rPrChange w:id="1340" w:author="Camille" w:date="2026-09-05T17:00:01Z">
              <w:rPr>
                <w:rStyle w:val="12"/>
                <w:rFonts w:hint="eastAsia" w:ascii="宋体" w:hAnsi="宋体" w:eastAsia="宋体" w:cs="宋体"/>
              </w:rPr>
            </w:rPrChange>
          </w:rPr>
          <w:footnoteReference w:id="31"/>
        </w:r>
      </w:del>
      <w:del w:id="1341" w:author="Camille" w:date="2026-09-05T16:59:17Z">
        <w:r>
          <w:rPr>
            <w:rFonts w:hint="eastAsia" w:ascii="宋体" w:hAnsi="宋体" w:eastAsia="宋体" w:cs="宋体"/>
            <w:b/>
            <w:bCs/>
            <w:sz w:val="24"/>
            <w:rPrChange w:id="1342" w:author="Camille" w:date="2026-09-05T17:00:01Z">
              <w:rPr>
                <w:rFonts w:hint="eastAsia" w:ascii="宋体" w:hAnsi="宋体" w:eastAsia="宋体" w:cs="宋体"/>
              </w:rPr>
            </w:rPrChange>
          </w:rPr>
          <w:delText>。</w:delText>
        </w:r>
      </w:del>
    </w:p>
    <w:p w14:paraId="5F8B212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0" w:firstLineChars="0"/>
        <w:textAlignment w:val="auto"/>
        <w:rPr>
          <w:ins w:id="1344" w:author="Camille" w:date="2026-09-05T16:59:31Z"/>
          <w:rFonts w:hint="eastAsia" w:ascii="宋体" w:hAnsi="宋体" w:eastAsia="宋体" w:cs="宋体"/>
          <w:b/>
          <w:bCs/>
          <w:sz w:val="24"/>
          <w:lang w:val="en-US" w:eastAsia="zh-CN"/>
          <w:rPrChange w:id="1345" w:author="Camille" w:date="2026-09-05T17:00:01Z">
            <w:rPr>
              <w:ins w:id="1346" w:author="Camille" w:date="2026-09-05T16:59:31Z"/>
              <w:rFonts w:hint="eastAsia" w:ascii="宋体" w:hAnsi="宋体" w:eastAsia="宋体" w:cs="宋体"/>
              <w:lang w:val="en-US" w:eastAsia="zh-CN"/>
            </w:rPr>
          </w:rPrChange>
        </w:rPr>
        <w:pPrChange w:id="1343" w:author="Camille" w:date="2026-09-05T16:59:38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347" w:author="Camille" w:date="2026-09-05T16:59:17Z">
        <w:r>
          <w:rPr>
            <w:rFonts w:hint="eastAsia" w:ascii="宋体" w:hAnsi="宋体" w:eastAsia="宋体" w:cs="宋体"/>
            <w:b/>
            <w:bCs/>
            <w:sz w:val="24"/>
            <w:lang w:eastAsia="zh-CN"/>
            <w:rPrChange w:id="1348" w:author="Camille" w:date="2026-09-05T17:00:01Z">
              <w:rPr>
                <w:rFonts w:hint="eastAsia" w:ascii="宋体" w:hAnsi="宋体" w:eastAsia="宋体" w:cs="宋体"/>
                <w:lang w:eastAsia="zh-CN"/>
              </w:rPr>
            </w:rPrChange>
          </w:rPr>
          <w:delText>“</w:delText>
        </w:r>
      </w:del>
      <w:del w:id="1349" w:author="Camille" w:date="2026-09-05T16:59:17Z">
        <w:r>
          <w:rPr>
            <w:rFonts w:hint="eastAsia" w:ascii="宋体" w:hAnsi="宋体" w:eastAsia="宋体" w:cs="宋体"/>
            <w:b/>
            <w:bCs/>
            <w:sz w:val="24"/>
            <w:rPrChange w:id="1350" w:author="Camille" w:date="2026-09-05T17:00:01Z">
              <w:rPr>
                <w:rFonts w:hint="eastAsia" w:ascii="宋体" w:hAnsi="宋体" w:eastAsia="宋体" w:cs="宋体"/>
              </w:rPr>
            </w:rPrChange>
          </w:rPr>
          <w:delText>社区数仓</w:delText>
        </w:r>
      </w:del>
      <w:del w:id="1351" w:author="Camille" w:date="2026-09-05T16:59:17Z">
        <w:r>
          <w:rPr>
            <w:rFonts w:hint="eastAsia" w:ascii="宋体" w:hAnsi="宋体" w:eastAsia="宋体" w:cs="宋体"/>
            <w:b/>
            <w:bCs/>
            <w:sz w:val="24"/>
            <w:lang w:eastAsia="zh-CN"/>
            <w:rPrChange w:id="1352" w:author="Camille" w:date="2026-09-05T17:00:01Z">
              <w:rPr>
                <w:rFonts w:hint="eastAsia" w:ascii="宋体" w:hAnsi="宋体" w:eastAsia="宋体" w:cs="宋体"/>
                <w:lang w:eastAsia="zh-CN"/>
              </w:rPr>
            </w:rPrChange>
          </w:rPr>
          <w:delText>”</w:delText>
        </w:r>
      </w:del>
      <w:del w:id="1353" w:author="Camille" w:date="2026-09-05T16:59:17Z">
        <w:r>
          <w:rPr>
            <w:rFonts w:hint="eastAsia" w:ascii="宋体" w:hAnsi="宋体" w:eastAsia="宋体" w:cs="宋体"/>
            <w:b/>
            <w:bCs/>
            <w:sz w:val="24"/>
            <w:rPrChange w:id="1354" w:author="Camille" w:date="2026-09-05T17:00:01Z">
              <w:rPr>
                <w:rFonts w:hint="eastAsia" w:ascii="宋体" w:hAnsi="宋体" w:eastAsia="宋体" w:cs="宋体"/>
              </w:rPr>
            </w:rPrChange>
          </w:rPr>
          <w:delText>的建设从供给侧改变了上述成本结构。数仓将市级回流数据、区级汇聚数据与社区采集数据统一归集、清洗、关联，形成基层可用的数据资源池。</w:delText>
        </w:r>
      </w:del>
      <w:del w:id="1355" w:author="Camille" w:date="2026-09-05T16:59:17Z">
        <w:r>
          <w:rPr>
            <w:rFonts w:hint="eastAsia" w:ascii="宋体" w:hAnsi="宋体" w:eastAsia="宋体" w:cs="宋体"/>
            <w:b/>
            <w:bCs/>
            <w:sz w:val="24"/>
            <w:lang w:eastAsia="zh-CN"/>
            <w:rPrChange w:id="1356" w:author="Camille" w:date="2026-09-05T17:00:01Z">
              <w:rPr>
                <w:rFonts w:hint="eastAsia" w:ascii="宋体" w:hAnsi="宋体" w:eastAsia="宋体" w:cs="宋体"/>
                <w:lang w:eastAsia="zh-CN"/>
              </w:rPr>
            </w:rPrChange>
          </w:rPr>
          <w:delText>“</w:delText>
        </w:r>
      </w:del>
      <w:del w:id="1357" w:author="Camille" w:date="2026-09-05T16:59:17Z">
        <w:r>
          <w:rPr>
            <w:rFonts w:hint="eastAsia" w:ascii="宋体" w:hAnsi="宋体" w:eastAsia="宋体" w:cs="宋体"/>
            <w:b/>
            <w:bCs/>
            <w:sz w:val="24"/>
            <w:rPrChange w:id="1358" w:author="Camille" w:date="2026-09-05T17:00:01Z">
              <w:rPr>
                <w:rFonts w:hint="eastAsia" w:ascii="宋体" w:hAnsi="宋体" w:eastAsia="宋体" w:cs="宋体"/>
              </w:rPr>
            </w:rPrChange>
          </w:rPr>
          <w:delText>数仓不做数据的生产者，只做数据的汇聚者和整理者。</w:delText>
        </w:r>
      </w:del>
      <w:del w:id="1359" w:author="Camille" w:date="2026-09-05T16:59:17Z">
        <w:r>
          <w:rPr>
            <w:rFonts w:hint="eastAsia" w:ascii="宋体" w:hAnsi="宋体" w:eastAsia="宋体" w:cs="宋体"/>
            <w:b/>
            <w:bCs/>
            <w:sz w:val="24"/>
            <w:lang w:eastAsia="zh-CN"/>
            <w:rPrChange w:id="1360" w:author="Camille" w:date="2026-09-05T17:00:01Z">
              <w:rPr>
                <w:rFonts w:hint="eastAsia" w:ascii="宋体" w:hAnsi="宋体" w:eastAsia="宋体" w:cs="宋体"/>
                <w:lang w:eastAsia="zh-CN"/>
              </w:rPr>
            </w:rPrChange>
          </w:rPr>
          <w:delText>”工作人员不再需要自行判断数据存储于哪个部门、向谁申请调用，数据来源与调用路径的不确定性被消除。在此基础上，数仓进一步完成数据的结构化存储与关系化组织，不同数据之间的关联关系通过挖掘技术被建立起来。“</w:delText>
        </w:r>
      </w:del>
      <w:del w:id="1361" w:author="Camille" w:date="2026-09-05T16:59:17Z">
        <w:r>
          <w:rPr>
            <w:rFonts w:hint="eastAsia" w:ascii="宋体" w:hAnsi="宋体" w:eastAsia="宋体" w:cs="宋体"/>
            <w:b/>
            <w:bCs/>
            <w:sz w:val="24"/>
            <w:lang w:val="en-US" w:eastAsia="zh-CN"/>
            <w:rPrChange w:id="1362" w:author="Camille" w:date="2026-09-05T17:00:01Z">
              <w:rPr>
                <w:rFonts w:hint="eastAsia" w:ascii="宋体" w:hAnsi="宋体" w:eastAsia="宋体" w:cs="宋体"/>
                <w:lang w:val="en-US" w:eastAsia="zh-CN"/>
              </w:rPr>
            </w:rPrChange>
          </w:rPr>
          <w:delText>社区数</w:delText>
        </w:r>
      </w:del>
      <w:del w:id="1363" w:author="Camille" w:date="2026-09-05T16:59:35Z">
        <w:r>
          <w:rPr>
            <w:rFonts w:hint="eastAsia" w:ascii="宋体" w:hAnsi="宋体" w:eastAsia="宋体" w:cs="宋体"/>
            <w:b/>
            <w:bCs/>
            <w:sz w:val="24"/>
            <w:lang w:val="en-US" w:eastAsia="zh-CN"/>
            <w:rPrChange w:id="1364" w:author="Camille" w:date="2026-09-05T17:00:01Z">
              <w:rPr>
                <w:rFonts w:hint="eastAsia" w:ascii="宋体" w:hAnsi="宋体" w:eastAsia="宋体" w:cs="宋体"/>
                <w:lang w:val="en-US" w:eastAsia="zh-CN"/>
              </w:rPr>
            </w:rPrChange>
          </w:rPr>
          <w:delText>仓</w:delText>
        </w:r>
      </w:del>
      <w:ins w:id="1365" w:author="Camille" w:date="2026-09-05T16:59:31Z">
        <w:r>
          <w:rPr>
            <w:rFonts w:hint="eastAsia" w:ascii="宋体" w:hAnsi="宋体" w:eastAsia="宋体" w:cs="宋体"/>
            <w:b/>
            <w:bCs/>
            <w:sz w:val="24"/>
            <w:lang w:val="en-US" w:eastAsia="zh-CN"/>
            <w:rPrChange w:id="1366" w:author="Camille" w:date="2026-09-05T17:00:01Z">
              <w:rPr>
                <w:rFonts w:hint="eastAsia" w:ascii="宋体" w:hAnsi="宋体" w:eastAsia="宋体" w:cs="宋体"/>
                <w:lang w:val="en-US" w:eastAsia="zh-CN"/>
              </w:rPr>
            </w:rPrChange>
          </w:rPr>
          <w:t>供需协同的限度：技术绕行与制度遮蔽</w:t>
        </w:r>
      </w:ins>
    </w:p>
    <w:p w14:paraId="5FDBE72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ins w:id="1367" w:author="Camille" w:date="2026-09-05T16:59:31Z">
        <w:r>
          <w:rPr>
            <w:rFonts w:hint="eastAsia" w:ascii="宋体" w:hAnsi="宋体" w:eastAsia="宋体" w:cs="宋体"/>
            <w:lang w:val="en-US" w:eastAsia="zh-CN"/>
          </w:rPr>
          <w:t>供需协同在技术层面形成了闭环，却在制度层面暴露了它的限度。</w:t>
        </w:r>
      </w:ins>
      <w:ins w:id="1368" w:author="Camille" w:date="2026-09-05T17:00:08Z">
        <w:r>
          <w:rPr>
            <w:rFonts w:hint="eastAsia" w:ascii="宋体" w:hAnsi="宋体" w:eastAsia="宋体" w:cs="宋体"/>
            <w:lang w:val="en-US" w:eastAsia="zh-CN"/>
          </w:rPr>
          <w:t>“</w:t>
        </w:r>
      </w:ins>
      <w:ins w:id="1369" w:author="Camille" w:date="2026-09-05T16:59:31Z">
        <w:r>
          <w:rPr>
            <w:rFonts w:hint="eastAsia" w:ascii="宋体" w:hAnsi="宋体" w:eastAsia="宋体" w:cs="宋体"/>
            <w:lang w:val="en-US" w:eastAsia="zh-CN"/>
          </w:rPr>
          <w:t>社区数仓</w:t>
        </w:r>
      </w:ins>
      <w:ins w:id="1370" w:author="Camille" w:date="2026-09-05T17:00:10Z">
        <w:r>
          <w:rPr>
            <w:rFonts w:hint="eastAsia" w:ascii="宋体" w:hAnsi="宋体" w:eastAsia="宋体" w:cs="宋体"/>
            <w:lang w:val="en-US" w:eastAsia="zh-CN"/>
          </w:rPr>
          <w:t>”</w:t>
        </w:r>
      </w:ins>
      <w:ins w:id="1371" w:author="Camille" w:date="2026-09-05T16:59:31Z">
        <w:r>
          <w:rPr>
            <w:rFonts w:hint="eastAsia" w:ascii="宋体" w:hAnsi="宋体" w:eastAsia="宋体" w:cs="宋体"/>
            <w:lang w:val="en-US" w:eastAsia="zh-CN"/>
          </w:rPr>
          <w:t>能归集社区自己产生的数据和部分回流数据，但部门核心业务数据并未同步进入数仓。当社区需要的数据超出了自有数仓的覆盖范围时，数据调用依然需要部门的配合。</w:t>
        </w:r>
      </w:ins>
      <w:ins w:id="1372" w:author="Camille" w:date="2026-09-05T17:01:26Z">
        <w:r>
          <w:rPr>
            <w:rFonts w:hint="eastAsia" w:ascii="宋体" w:hAnsi="宋体" w:eastAsia="宋体" w:cs="宋体"/>
            <w:lang w:val="en-US" w:eastAsia="zh-CN"/>
          </w:rPr>
          <w:t>“</w:t>
        </w:r>
      </w:ins>
      <w:ins w:id="1373" w:author="Camille" w:date="2026-09-05T16:59:31Z">
        <w:r>
          <w:rPr>
            <w:rFonts w:hint="eastAsia" w:ascii="宋体" w:hAnsi="宋体" w:eastAsia="宋体" w:cs="宋体"/>
            <w:lang w:val="en-US" w:eastAsia="zh-CN"/>
          </w:rPr>
          <w:t>社区数仓</w:t>
        </w:r>
      </w:ins>
      <w:ins w:id="1374" w:author="Camille" w:date="2026-09-05T17:01:29Z">
        <w:r>
          <w:rPr>
            <w:rFonts w:hint="eastAsia" w:ascii="宋体" w:hAnsi="宋体" w:eastAsia="宋体" w:cs="宋体"/>
            <w:lang w:val="en-US" w:eastAsia="zh-CN"/>
          </w:rPr>
          <w:t>”</w:t>
        </w:r>
      </w:ins>
      <w:ins w:id="1375" w:author="Camille" w:date="2026-09-05T16:59:31Z">
        <w:r>
          <w:rPr>
            <w:rFonts w:hint="eastAsia" w:ascii="宋体" w:hAnsi="宋体" w:eastAsia="宋体" w:cs="宋体"/>
            <w:lang w:val="en-US" w:eastAsia="zh-CN"/>
          </w:rPr>
          <w:t>只是让基层绕开了壁垒，并没有拆除壁</w:t>
        </w:r>
      </w:ins>
      <w:ins w:id="1376" w:author="Camille" w:date="2026-09-05T17:01:43Z">
        <w:r>
          <w:rPr>
            <w:rFonts w:hint="eastAsia" w:ascii="宋体" w:hAnsi="宋体" w:eastAsia="宋体" w:cs="宋体"/>
            <w:lang w:val="en-US" w:eastAsia="zh-CN"/>
          </w:rPr>
          <w:t>垒。</w:t>
        </w:r>
      </w:ins>
      <w:ins w:id="1377" w:author="Camille" w:date="2026-09-05T17:01:46Z">
        <w:r>
          <w:rPr>
            <w:rFonts w:hint="eastAsia" w:ascii="宋体" w:hAnsi="宋体" w:eastAsia="宋体" w:cs="宋体"/>
            <w:lang w:val="en-US" w:eastAsia="zh-CN"/>
          </w:rPr>
          <w:t>由</w:t>
        </w:r>
      </w:ins>
      <w:ins w:id="1378" w:author="Camille" w:date="2026-09-05T16:59:31Z">
        <w:r>
          <w:rPr>
            <w:rFonts w:hint="eastAsia" w:ascii="宋体" w:hAnsi="宋体" w:eastAsia="宋体" w:cs="宋体"/>
            <w:lang w:val="en-US" w:eastAsia="zh-CN"/>
          </w:rPr>
          <w:t>此揭示了一个关键</w:t>
        </w:r>
      </w:ins>
      <w:ins w:id="1379" w:author="Camille" w:date="2026-09-05T17:01:49Z">
        <w:r>
          <w:rPr>
            <w:rFonts w:hint="eastAsia" w:ascii="宋体" w:hAnsi="宋体" w:eastAsia="宋体" w:cs="宋体"/>
            <w:lang w:val="en-US" w:eastAsia="zh-CN"/>
          </w:rPr>
          <w:t>问题</w:t>
        </w:r>
      </w:ins>
      <w:ins w:id="1380" w:author="Camille" w:date="2026-09-05T16:59:31Z">
        <w:r>
          <w:rPr>
            <w:rFonts w:hint="eastAsia" w:ascii="宋体" w:hAnsi="宋体" w:eastAsia="宋体" w:cs="宋体"/>
            <w:lang w:val="en-US" w:eastAsia="zh-CN"/>
          </w:rPr>
          <w:t>：</w:t>
        </w:r>
      </w:ins>
      <w:ins w:id="1381" w:author="Camille" w:date="2026-09-05T17:01:53Z">
        <w:r>
          <w:rPr>
            <w:rFonts w:hint="eastAsia" w:ascii="宋体" w:hAnsi="宋体" w:eastAsia="宋体" w:cs="宋体"/>
            <w:lang w:val="en-US" w:eastAsia="zh-CN"/>
          </w:rPr>
          <w:t>“</w:t>
        </w:r>
      </w:ins>
      <w:ins w:id="1382" w:author="Camille" w:date="2026-09-05T16:59:31Z">
        <w:r>
          <w:rPr>
            <w:rFonts w:hint="eastAsia" w:ascii="宋体" w:hAnsi="宋体" w:eastAsia="宋体" w:cs="宋体"/>
            <w:lang w:val="en-US" w:eastAsia="zh-CN"/>
          </w:rPr>
          <w:t>社区数仓</w:t>
        </w:r>
      </w:ins>
      <w:ins w:id="1383" w:author="Camille" w:date="2026-09-05T17:01:55Z">
        <w:r>
          <w:rPr>
            <w:rFonts w:hint="eastAsia" w:ascii="宋体" w:hAnsi="宋体" w:eastAsia="宋体" w:cs="宋体"/>
            <w:lang w:val="en-US" w:eastAsia="zh-CN"/>
          </w:rPr>
          <w:t>”</w:t>
        </w:r>
      </w:ins>
      <w:ins w:id="1384" w:author="Camille" w:date="2026-09-05T16:59:31Z">
        <w:r>
          <w:rPr>
            <w:rFonts w:hint="eastAsia" w:ascii="宋体" w:hAnsi="宋体" w:eastAsia="宋体" w:cs="宋体"/>
            <w:lang w:val="en-US" w:eastAsia="zh-CN"/>
          </w:rPr>
          <w:t>以单向同步的技术设计绕开了</w:t>
        </w:r>
      </w:ins>
      <w:ins w:id="1385" w:author="Camille" w:date="2026-09-05T20:30:15Z">
        <w:r>
          <w:rPr>
            <w:rFonts w:hint="eastAsia"/>
            <w:lang w:val="en-US" w:eastAsia="zh-CN"/>
          </w:rPr>
          <w:t>数据共享的制度壁垒</w:t>
        </w:r>
      </w:ins>
      <w:ins w:id="1386" w:author="Camille" w:date="2026-09-05T16:59:31Z">
        <w:r>
          <w:rPr>
            <w:rFonts w:hint="eastAsia" w:ascii="宋体" w:hAnsi="宋体" w:eastAsia="宋体" w:cs="宋体"/>
            <w:lang w:val="en-US" w:eastAsia="zh-CN"/>
          </w:rPr>
          <w:t>，使匹配度的提升得以在实际运行中兑现；但单向同步只是技术设计上的“绕开”，而非制度层面的“拆除”。壁垒本身并未消失，只是被技术的短期有效性所遮蔽。</w:t>
        </w:r>
      </w:ins>
      <w:del w:id="1387" w:author="Camille" w:date="2026-09-05T16:59:28Z">
        <w:r>
          <w:rPr>
            <w:rFonts w:hint="eastAsia" w:ascii="宋体" w:hAnsi="宋体" w:eastAsia="宋体" w:cs="宋体"/>
            <w:lang w:val="en-US" w:eastAsia="zh-CN"/>
          </w:rPr>
          <w:delText>”使</w:delText>
        </w:r>
      </w:del>
      <w:del w:id="1388" w:author="Camille" w:date="2026-09-05T16:59:27Z">
        <w:r>
          <w:rPr>
            <w:rFonts w:hint="eastAsia" w:ascii="宋体" w:hAnsi="宋体" w:eastAsia="宋体" w:cs="宋体"/>
          </w:rPr>
          <w:delText>数据在供给</w:delText>
        </w:r>
      </w:del>
      <w:del w:id="1389" w:author="Camille" w:date="2026-09-05T16:59:26Z">
        <w:r>
          <w:rPr>
            <w:rFonts w:hint="eastAsia" w:ascii="宋体" w:hAnsi="宋体" w:eastAsia="宋体" w:cs="宋体"/>
          </w:rPr>
          <w:delText>侧完成了从部门资</w:delText>
        </w:r>
      </w:del>
      <w:del w:id="1390" w:author="Camille" w:date="2026-09-05T16:59:25Z">
        <w:r>
          <w:rPr>
            <w:rFonts w:hint="eastAsia" w:ascii="宋体" w:hAnsi="宋体" w:eastAsia="宋体" w:cs="宋体"/>
          </w:rPr>
          <w:delText>产到基层可用资源的</w:delText>
        </w:r>
      </w:del>
      <w:del w:id="1391" w:author="Camille" w:date="2026-09-05T16:59:24Z">
        <w:r>
          <w:rPr>
            <w:rFonts w:hint="eastAsia" w:ascii="宋体" w:hAnsi="宋体" w:eastAsia="宋体" w:cs="宋体"/>
          </w:rPr>
          <w:delText>形态转变。</w:delText>
        </w:r>
      </w:del>
    </w:p>
    <w:p w14:paraId="3E8B2B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jc w:val="center"/>
        <w:textAlignment w:val="auto"/>
        <w:rPr>
          <w:rFonts w:hint="eastAsia" w:ascii="宋体" w:hAnsi="宋体" w:eastAsia="宋体" w:cs="宋体"/>
        </w:rPr>
      </w:pPr>
      <w:r>
        <w:rPr>
          <w:rFonts w:hint="eastAsia" w:ascii="宋体" w:hAnsi="宋体" w:eastAsia="宋体" w:cs="宋体"/>
          <w:b/>
          <w:bCs/>
          <w:sz w:val="21"/>
          <w:szCs w:val="21"/>
          <w:lang w:val="en-US" w:eastAsia="zh-CN"/>
        </w:rPr>
        <w:t>图</w:t>
      </w:r>
      <w:ins w:id="1392" w:author="Camille" w:date="2026-09-05T20:35:40Z">
        <w:r>
          <w:rPr>
            <w:rFonts w:hint="eastAsia" w:ascii="宋体" w:hAnsi="宋体" w:eastAsia="宋体" w:cs="宋体"/>
            <w:b/>
            <w:bCs/>
            <w:sz w:val="21"/>
            <w:szCs w:val="21"/>
            <w:lang w:val="en-US" w:eastAsia="zh-CN"/>
          </w:rPr>
          <w:t>4</w:t>
        </w:r>
      </w:ins>
      <w:del w:id="1393" w:author="Camille" w:date="2026-09-05T20:35:40Z">
        <w:r>
          <w:rPr>
            <w:rFonts w:hint="eastAsia" w:ascii="宋体" w:hAnsi="宋体" w:eastAsia="宋体" w:cs="宋体"/>
            <w:b/>
            <w:bCs/>
            <w:sz w:val="21"/>
            <w:szCs w:val="21"/>
            <w:lang w:val="en-US" w:eastAsia="zh-CN"/>
          </w:rPr>
          <w:delText>5</w:delText>
        </w:r>
      </w:del>
      <w:r>
        <w:rPr>
          <w:rFonts w:hint="eastAsia" w:ascii="宋体" w:hAnsi="宋体" w:eastAsia="宋体" w:cs="宋体"/>
          <w:b/>
          <w:bCs/>
          <w:sz w:val="21"/>
          <w:szCs w:val="21"/>
          <w:lang w:val="en-US" w:eastAsia="zh-CN"/>
        </w:rPr>
        <w:t xml:space="preserve">  供需两侧协同减负的总体建设逻辑</w:t>
      </w:r>
      <w:r>
        <w:rPr>
          <w:rStyle w:val="12"/>
          <w:rFonts w:hint="eastAsia" w:ascii="宋体" w:hAnsi="宋体" w:eastAsia="宋体" w:cs="宋体"/>
          <w:b/>
          <w:bCs/>
          <w:sz w:val="21"/>
          <w:szCs w:val="21"/>
          <w:lang w:val="en-US" w:eastAsia="zh-CN"/>
        </w:rPr>
        <w:footnoteReference w:id="32"/>
      </w:r>
      <w:r>
        <w:rPr>
          <w:rFonts w:hint="eastAsia" w:ascii="宋体" w:hAnsi="宋体" w:eastAsia="宋体" w:cs="宋体"/>
        </w:rPr>
        <w:drawing>
          <wp:anchor distT="0" distB="0" distL="114300" distR="114300" simplePos="0" relativeHeight="251664384" behindDoc="0" locked="0" layoutInCell="1" allowOverlap="1">
            <wp:simplePos x="0" y="0"/>
            <wp:positionH relativeFrom="column">
              <wp:posOffset>81915</wp:posOffset>
            </wp:positionH>
            <wp:positionV relativeFrom="paragraph">
              <wp:posOffset>56515</wp:posOffset>
            </wp:positionV>
            <wp:extent cx="5400675" cy="2431415"/>
            <wp:effectExtent l="0" t="0" r="9525" b="6985"/>
            <wp:wrapSquare wrapText="bothSides"/>
            <wp:docPr id="1032" name="图片 5"/>
            <wp:cNvGraphicFramePr/>
            <a:graphic xmlns:a="http://schemas.openxmlformats.org/drawingml/2006/main">
              <a:graphicData uri="http://schemas.openxmlformats.org/drawingml/2006/picture">
                <pic:pic xmlns:pic="http://schemas.openxmlformats.org/drawingml/2006/picture">
                  <pic:nvPicPr>
                    <pic:cNvPr id="1032" name="图片 5"/>
                    <pic:cNvPicPr/>
                  </pic:nvPicPr>
                  <pic:blipFill>
                    <a:blip r:embed="rId16" cstate="print"/>
                    <a:srcRect/>
                    <a:stretch>
                      <a:fillRect/>
                    </a:stretch>
                  </pic:blipFill>
                  <pic:spPr>
                    <a:xfrm>
                      <a:off x="0" y="0"/>
                      <a:ext cx="5400675" cy="2431415"/>
                    </a:xfrm>
                    <a:prstGeom prst="rect">
                      <a:avLst/>
                    </a:prstGeom>
                    <a:ln>
                      <a:noFill/>
                    </a:ln>
                  </pic:spPr>
                </pic:pic>
              </a:graphicData>
            </a:graphic>
          </wp:anchor>
        </w:drawing>
      </w:r>
    </w:p>
    <w:p w14:paraId="236B6AA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395" w:author="Camille" w:date="2026-09-05T17:04:25Z"/>
          <w:rFonts w:hint="eastAsia" w:ascii="宋体" w:hAnsi="宋体" w:eastAsia="宋体" w:cs="宋体"/>
          <w:lang w:eastAsia="zh-CN"/>
        </w:rPr>
        <w:pPrChange w:id="1394" w:author="Camille" w:date="2026-09-05T17:05:36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ins w:id="1396" w:author="Camille" w:date="2026-09-05T17:09:42Z">
        <w:r>
          <w:rPr>
            <w:rFonts w:hint="eastAsia" w:ascii="宋体" w:hAnsi="宋体" w:eastAsia="宋体" w:cs="宋体"/>
            <w:lang w:eastAsia="zh-CN"/>
          </w:rPr>
          <w:t>“</w:t>
        </w:r>
      </w:ins>
      <w:ins w:id="1397" w:author="Camille" w:date="2026-09-05T17:04:28Z">
        <w:r>
          <w:rPr>
            <w:rFonts w:hint="eastAsia" w:ascii="宋体" w:hAnsi="宋体" w:eastAsia="宋体" w:cs="宋体"/>
            <w:lang w:eastAsia="zh-CN"/>
          </w:rPr>
          <w:t>社区数仓</w:t>
        </w:r>
      </w:ins>
      <w:ins w:id="1398" w:author="Camille" w:date="2026-09-05T17:09:44Z">
        <w:r>
          <w:rPr>
            <w:rFonts w:hint="eastAsia" w:ascii="宋体" w:hAnsi="宋体" w:eastAsia="宋体" w:cs="宋体"/>
            <w:lang w:eastAsia="zh-CN"/>
          </w:rPr>
          <w:t>”</w:t>
        </w:r>
      </w:ins>
      <w:ins w:id="1399" w:author="Camille" w:date="2026-09-05T17:04:28Z">
        <w:r>
          <w:rPr>
            <w:rFonts w:hint="eastAsia" w:ascii="宋体" w:hAnsi="宋体" w:eastAsia="宋体" w:cs="宋体"/>
            <w:lang w:eastAsia="zh-CN"/>
          </w:rPr>
          <w:t>的建立也使基层治理场域完成了从物理空间向社会空间和数字空间的延伸</w:t>
        </w:r>
      </w:ins>
      <w:ins w:id="1400" w:author="Camille" w:date="2026-09-05T17:30:20Z">
        <w:r>
          <w:rPr>
            <w:rStyle w:val="12"/>
            <w:rFonts w:hint="eastAsia" w:ascii="宋体" w:hAnsi="宋体" w:eastAsia="宋体" w:cs="宋体"/>
            <w:lang w:eastAsia="zh-CN"/>
          </w:rPr>
          <w:footnoteReference w:id="33"/>
        </w:r>
      </w:ins>
      <w:ins w:id="1401" w:author="Camille" w:date="2026-09-05T17:04:28Z">
        <w:r>
          <w:rPr>
            <w:rFonts w:hint="eastAsia" w:ascii="宋体" w:hAnsi="宋体" w:eastAsia="宋体" w:cs="宋体"/>
            <w:lang w:eastAsia="zh-CN"/>
          </w:rPr>
          <w:t>。网格员的走访记录、各部门的回流数据、社区的历史台账被统一归集到一个数字空间中。数据在进入数仓后，通过归类、关联等操作被持续处理，形成了可随时调取、可关联、可分析的数据化存在</w:t>
        </w:r>
      </w:ins>
      <w:ins w:id="1402" w:author="Camille" w:date="2026-09-05T17:31:25Z">
        <w:r>
          <w:rPr>
            <w:rStyle w:val="12"/>
            <w:rFonts w:hint="eastAsia" w:ascii="宋体" w:hAnsi="宋体" w:eastAsia="宋体" w:cs="宋体"/>
            <w:lang w:eastAsia="zh-CN"/>
          </w:rPr>
          <w:footnoteReference w:id="34"/>
        </w:r>
      </w:ins>
      <w:ins w:id="1403" w:author="Camille" w:date="2026-09-05T17:04:28Z">
        <w:r>
          <w:rPr>
            <w:rFonts w:hint="eastAsia" w:ascii="宋体" w:hAnsi="宋体" w:eastAsia="宋体" w:cs="宋体"/>
            <w:lang w:eastAsia="zh-CN"/>
          </w:rPr>
          <w:t>。基层工作人员对社区的感知从经验驱动转向数据驱动，信息获取方式与服务响应模式同步被重新定义。</w:t>
        </w:r>
      </w:ins>
      <w:ins w:id="1404" w:author="Camille" w:date="2026-09-05T17:04:47Z">
        <w:r>
          <w:rPr>
            <w:rFonts w:hint="eastAsia" w:ascii="宋体" w:hAnsi="宋体" w:eastAsia="宋体" w:cs="宋体"/>
            <w:lang w:val="en-US" w:eastAsia="zh-CN"/>
          </w:rPr>
          <w:t>但</w:t>
        </w:r>
      </w:ins>
      <w:ins w:id="1405" w:author="Camille" w:date="2026-09-05T17:04:28Z">
        <w:r>
          <w:rPr>
            <w:rFonts w:hint="eastAsia" w:ascii="宋体" w:hAnsi="宋体" w:eastAsia="宋体" w:cs="宋体"/>
            <w:lang w:eastAsia="zh-CN"/>
          </w:rPr>
          <w:t>这一转变发生在数字空间内部，它改变了数据的存在形态和调用方式，却没有改变部门对数据的控制权</w:t>
        </w:r>
      </w:ins>
      <w:ins w:id="1406" w:author="Camille" w:date="2026-09-05T17:05:40Z">
        <w:r>
          <w:rPr>
            <w:rFonts w:hint="eastAsia" w:ascii="宋体" w:hAnsi="宋体" w:eastAsia="宋体" w:cs="宋体"/>
            <w:lang w:eastAsia="zh-CN"/>
          </w:rPr>
          <w:t>，</w:t>
        </w:r>
      </w:ins>
      <w:ins w:id="1407" w:author="Camille" w:date="2026-09-05T17:05:44Z">
        <w:r>
          <w:rPr>
            <w:rFonts w:hint="eastAsia" w:ascii="宋体" w:hAnsi="宋体" w:eastAsia="宋体" w:cs="宋体"/>
            <w:lang w:val="en-US" w:eastAsia="zh-CN"/>
          </w:rPr>
          <w:t>从而</w:t>
        </w:r>
      </w:ins>
      <w:ins w:id="1408" w:author="Camille" w:date="2026-09-05T17:04:28Z">
        <w:r>
          <w:rPr>
            <w:rFonts w:hint="eastAsia" w:ascii="宋体" w:hAnsi="宋体" w:eastAsia="宋体" w:cs="宋体"/>
            <w:lang w:eastAsia="zh-CN"/>
          </w:rPr>
          <w:t>可能催</w:t>
        </w:r>
      </w:ins>
      <w:ins w:id="1409" w:author="Camille" w:date="2026-09-05T17:06:25Z">
        <w:r>
          <w:rPr>
            <w:rFonts w:hint="eastAsia" w:ascii="宋体" w:hAnsi="宋体" w:eastAsia="宋体" w:cs="宋体"/>
            <w:lang w:val="en-US" w:eastAsia="zh-CN"/>
          </w:rPr>
          <w:t>生</w:t>
        </w:r>
      </w:ins>
      <w:ins w:id="1410" w:author="Camille" w:date="2026-09-05T17:04:28Z">
        <w:r>
          <w:rPr>
            <w:rFonts w:hint="eastAsia" w:ascii="宋体" w:hAnsi="宋体" w:eastAsia="宋体" w:cs="宋体"/>
            <w:lang w:eastAsia="zh-CN"/>
          </w:rPr>
          <w:t>结构性风险</w:t>
        </w:r>
      </w:ins>
      <w:ins w:id="1411" w:author="Camille" w:date="2026-09-05T17:05:50Z">
        <w:r>
          <w:rPr>
            <w:rFonts w:hint="eastAsia" w:ascii="宋体" w:hAnsi="宋体" w:eastAsia="宋体" w:cs="宋体"/>
            <w:lang w:eastAsia="zh-CN"/>
          </w:rPr>
          <w:t>。</w:t>
        </w:r>
      </w:ins>
    </w:p>
    <w:p w14:paraId="01C0DF6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413" w:author="Camille" w:date="2026-09-05T17:07:09Z"/>
          <w:rFonts w:hint="eastAsia" w:ascii="宋体" w:hAnsi="宋体" w:eastAsia="宋体" w:cs="宋体"/>
          <w:lang w:eastAsia="zh-CN"/>
        </w:rPr>
        <w:pPrChange w:id="1412" w:author="Camille" w:date="2026-09-05T17:08:34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ins w:id="1414" w:author="Camille" w:date="2026-09-05T17:07:15Z">
        <w:r>
          <w:rPr>
            <w:rFonts w:hint="eastAsia" w:ascii="宋体" w:hAnsi="宋体" w:eastAsia="宋体" w:cs="宋体"/>
            <w:lang w:val="en-US" w:eastAsia="zh-CN"/>
          </w:rPr>
          <w:t>首先</w:t>
        </w:r>
      </w:ins>
      <w:ins w:id="1415" w:author="Camille" w:date="2026-09-05T17:07:15Z">
        <w:r>
          <w:rPr>
            <w:rFonts w:hint="eastAsia" w:ascii="宋体" w:hAnsi="宋体" w:eastAsia="宋体" w:cs="宋体"/>
          </w:rPr>
          <w:t>是技术绩效对制度矛盾的遮蔽。</w:t>
        </w:r>
      </w:ins>
      <w:ins w:id="1416" w:author="Camille" w:date="2026-09-05T17:07:15Z">
        <w:r>
          <w:rPr>
            <w:rFonts w:hint="eastAsia" w:ascii="宋体" w:hAnsi="宋体" w:eastAsia="宋体" w:cs="宋体"/>
            <w:lang w:eastAsia="zh-CN"/>
          </w:rPr>
          <w:t>“</w:t>
        </w:r>
      </w:ins>
      <w:ins w:id="1417" w:author="Camille" w:date="2026-09-05T17:07:15Z">
        <w:r>
          <w:rPr>
            <w:rFonts w:hint="eastAsia" w:ascii="宋体" w:hAnsi="宋体" w:eastAsia="宋体" w:cs="宋体"/>
          </w:rPr>
          <w:t>社区数仓</w:t>
        </w:r>
      </w:ins>
      <w:ins w:id="1418" w:author="Camille" w:date="2026-09-05T17:07:15Z">
        <w:r>
          <w:rPr>
            <w:rFonts w:hint="eastAsia" w:ascii="宋体" w:hAnsi="宋体" w:eastAsia="宋体" w:cs="宋体"/>
            <w:lang w:eastAsia="zh-CN"/>
          </w:rPr>
          <w:t>”</w:t>
        </w:r>
      </w:ins>
      <w:ins w:id="1419" w:author="Camille" w:date="2026-09-05T20:31:33Z">
        <w:r>
          <w:rPr>
            <w:rFonts w:hint="eastAsia" w:ascii="宋体" w:hAnsi="宋体" w:eastAsia="宋体" w:cs="宋体"/>
            <w:lang w:val="en-US" w:eastAsia="zh-CN"/>
          </w:rPr>
          <w:t>的运行在社区层面的确取得了</w:t>
        </w:r>
      </w:ins>
      <w:ins w:id="1420" w:author="Camille" w:date="2026-09-05T17:07:15Z">
        <w:r>
          <w:rPr>
            <w:rFonts w:hint="eastAsia" w:ascii="宋体" w:hAnsi="宋体" w:eastAsia="宋体" w:cs="宋体"/>
          </w:rPr>
          <w:t>基层减负、</w:t>
        </w:r>
      </w:ins>
      <w:ins w:id="1421" w:author="Camille" w:date="2026-09-05T20:31:40Z">
        <w:r>
          <w:rPr>
            <w:rFonts w:hint="eastAsia" w:ascii="宋体" w:hAnsi="宋体" w:eastAsia="宋体" w:cs="宋体"/>
            <w:lang w:val="en-US" w:eastAsia="zh-CN"/>
          </w:rPr>
          <w:t>增进</w:t>
        </w:r>
      </w:ins>
      <w:ins w:id="1422" w:author="Camille" w:date="2026-09-05T17:07:15Z">
        <w:r>
          <w:rPr>
            <w:rFonts w:hint="eastAsia" w:ascii="宋体" w:hAnsi="宋体" w:eastAsia="宋体" w:cs="宋体"/>
          </w:rPr>
          <w:t>残疾人就业、</w:t>
        </w:r>
      </w:ins>
      <w:ins w:id="1423" w:author="Camille" w:date="2026-09-05T20:31:46Z">
        <w:r>
          <w:rPr>
            <w:rFonts w:hint="eastAsia" w:ascii="宋体" w:hAnsi="宋体" w:eastAsia="宋体" w:cs="宋体"/>
            <w:lang w:val="en-US" w:eastAsia="zh-CN"/>
          </w:rPr>
          <w:t>推动</w:t>
        </w:r>
      </w:ins>
      <w:ins w:id="1424" w:author="Camille" w:date="2026-09-05T17:07:15Z">
        <w:r>
          <w:rPr>
            <w:rFonts w:hint="eastAsia" w:ascii="宋体" w:hAnsi="宋体" w:eastAsia="宋体" w:cs="宋体"/>
          </w:rPr>
          <w:t>系统</w:t>
        </w:r>
      </w:ins>
      <w:ins w:id="1425" w:author="Camille" w:date="2026-09-05T17:07:15Z">
        <w:r>
          <w:rPr>
            <w:rFonts w:hint="eastAsia" w:ascii="宋体" w:hAnsi="宋体" w:eastAsia="宋体" w:cs="宋体"/>
            <w:lang w:val="en-US" w:eastAsia="zh-CN"/>
          </w:rPr>
          <w:t>有效运行等</w:t>
        </w:r>
      </w:ins>
      <w:ins w:id="1426" w:author="Camille" w:date="2026-09-05T20:31:54Z">
        <w:r>
          <w:rPr>
            <w:rFonts w:hint="eastAsia" w:ascii="宋体" w:hAnsi="宋体" w:eastAsia="宋体" w:cs="宋体"/>
            <w:lang w:val="en-US" w:eastAsia="zh-CN"/>
          </w:rPr>
          <w:t>即期成效</w:t>
        </w:r>
      </w:ins>
      <w:ins w:id="1427" w:author="Camille" w:date="2026-09-05T17:07:15Z">
        <w:r>
          <w:rPr>
            <w:rFonts w:hint="eastAsia" w:ascii="宋体" w:hAnsi="宋体" w:eastAsia="宋体" w:cs="宋体"/>
          </w:rPr>
          <w:t>，</w:t>
        </w:r>
      </w:ins>
      <w:ins w:id="1428" w:author="Camille" w:date="2026-09-05T20:32:01Z">
        <w:r>
          <w:rPr>
            <w:rFonts w:hint="eastAsia" w:ascii="宋体" w:hAnsi="宋体" w:eastAsia="宋体" w:cs="宋体"/>
            <w:lang w:val="en-US" w:eastAsia="zh-CN"/>
          </w:rPr>
          <w:t>但也</w:t>
        </w:r>
      </w:ins>
      <w:ins w:id="1429" w:author="Camille" w:date="2026-09-05T17:07:15Z">
        <w:r>
          <w:rPr>
            <w:rFonts w:hint="eastAsia" w:ascii="宋体" w:hAnsi="宋体" w:eastAsia="宋体" w:cs="宋体"/>
            <w:lang w:val="en-US" w:eastAsia="zh-CN"/>
          </w:rPr>
          <w:t>使</w:t>
        </w:r>
      </w:ins>
      <w:ins w:id="1430" w:author="Camille" w:date="2026-09-05T17:07:15Z">
        <w:r>
          <w:rPr>
            <w:rFonts w:hint="eastAsia" w:ascii="宋体" w:hAnsi="宋体" w:eastAsia="宋体" w:cs="宋体"/>
          </w:rPr>
          <w:t>原本应该暴露出来的</w:t>
        </w:r>
      </w:ins>
      <w:ins w:id="1431" w:author="Camille" w:date="2026-09-05T20:32:12Z">
        <w:r>
          <w:rPr>
            <w:rFonts w:hint="eastAsia" w:ascii="宋体" w:hAnsi="宋体" w:eastAsia="宋体" w:cs="宋体"/>
            <w:lang w:val="en-US" w:eastAsia="zh-CN"/>
          </w:rPr>
          <w:t>数据共享</w:t>
        </w:r>
      </w:ins>
      <w:ins w:id="1432" w:author="Camille" w:date="2026-09-05T17:07:15Z">
        <w:r>
          <w:rPr>
            <w:rFonts w:hint="eastAsia" w:ascii="宋体" w:hAnsi="宋体" w:eastAsia="宋体" w:cs="宋体"/>
          </w:rPr>
          <w:t>制度矛盾被技术绩效覆盖。技术</w:t>
        </w:r>
      </w:ins>
      <w:ins w:id="1433" w:author="Camille" w:date="2026-09-05T17:07:15Z">
        <w:r>
          <w:rPr>
            <w:rFonts w:hint="eastAsia" w:ascii="宋体" w:hAnsi="宋体" w:eastAsia="宋体" w:cs="宋体"/>
            <w:lang w:val="en-US" w:eastAsia="zh-CN"/>
          </w:rPr>
          <w:t>的</w:t>
        </w:r>
      </w:ins>
      <w:ins w:id="1434" w:author="Camille" w:date="2026-09-05T17:07:15Z">
        <w:r>
          <w:rPr>
            <w:rFonts w:hint="eastAsia" w:ascii="宋体" w:hAnsi="宋体" w:eastAsia="宋体" w:cs="宋体"/>
          </w:rPr>
          <w:t>成功</w:t>
        </w:r>
      </w:ins>
      <w:ins w:id="1435" w:author="Camille" w:date="2026-09-05T17:07:15Z">
        <w:r>
          <w:rPr>
            <w:rFonts w:hint="eastAsia" w:ascii="宋体" w:hAnsi="宋体" w:eastAsia="宋体" w:cs="宋体"/>
            <w:lang w:val="en-US" w:eastAsia="zh-CN"/>
          </w:rPr>
          <w:t>使用</w:t>
        </w:r>
      </w:ins>
      <w:ins w:id="1436" w:author="Camille" w:date="2026-09-05T17:07:15Z">
        <w:r>
          <w:rPr>
            <w:rFonts w:hint="eastAsia" w:ascii="宋体" w:hAnsi="宋体" w:eastAsia="宋体" w:cs="宋体"/>
          </w:rPr>
          <w:t>降低了制度问题的可见性</w:t>
        </w:r>
      </w:ins>
      <w:ins w:id="1437" w:author="Camille" w:date="2026-09-05T17:07:15Z">
        <w:r>
          <w:rPr>
            <w:rFonts w:hint="eastAsia" w:ascii="宋体" w:hAnsi="宋体" w:eastAsia="宋体" w:cs="宋体"/>
            <w:lang w:eastAsia="zh-CN"/>
          </w:rPr>
          <w:t>，</w:t>
        </w:r>
      </w:ins>
      <w:ins w:id="1438" w:author="Camille" w:date="2026-09-05T17:07:15Z">
        <w:r>
          <w:rPr>
            <w:rFonts w:hint="eastAsia" w:ascii="宋体" w:hAnsi="宋体" w:eastAsia="宋体" w:cs="宋体"/>
            <w:lang w:val="en-US" w:eastAsia="zh-CN"/>
          </w:rPr>
          <w:t>使</w:t>
        </w:r>
      </w:ins>
      <w:ins w:id="1439" w:author="Camille" w:date="2026-09-05T17:07:15Z">
        <w:r>
          <w:rPr>
            <w:rFonts w:hint="eastAsia" w:ascii="宋体" w:hAnsi="宋体" w:eastAsia="宋体" w:cs="宋体"/>
          </w:rPr>
          <w:t>基层</w:t>
        </w:r>
      </w:ins>
      <w:ins w:id="1440" w:author="Camille" w:date="2026-09-05T20:33:05Z">
        <w:r>
          <w:rPr>
            <w:rFonts w:hint="eastAsia" w:ascii="宋体" w:hAnsi="宋体" w:eastAsia="宋体" w:cs="宋体"/>
            <w:lang w:val="en-US" w:eastAsia="zh-CN"/>
          </w:rPr>
          <w:t>在未能推动制度改进的情况下</w:t>
        </w:r>
      </w:ins>
      <w:ins w:id="1441" w:author="Camille" w:date="2026-09-05T17:07:15Z">
        <w:r>
          <w:rPr>
            <w:rFonts w:hint="eastAsia" w:ascii="宋体" w:hAnsi="宋体" w:eastAsia="宋体" w:cs="宋体"/>
            <w:lang w:val="en-US" w:eastAsia="zh-CN"/>
          </w:rPr>
          <w:t>形成</w:t>
        </w:r>
      </w:ins>
      <w:ins w:id="1442" w:author="Camille" w:date="2026-09-05T20:33:23Z">
        <w:r>
          <w:rPr>
            <w:rFonts w:hint="eastAsia" w:ascii="宋体" w:hAnsi="宋体" w:eastAsia="宋体" w:cs="宋体"/>
            <w:lang w:val="en-US" w:eastAsia="zh-CN"/>
          </w:rPr>
          <w:t>技术绩效导向</w:t>
        </w:r>
      </w:ins>
      <w:ins w:id="1443" w:author="Camille" w:date="2026-09-05T20:33:24Z">
        <w:r>
          <w:rPr>
            <w:rFonts w:hint="eastAsia" w:ascii="宋体" w:hAnsi="宋体" w:eastAsia="宋体" w:cs="宋体"/>
            <w:lang w:val="en-US" w:eastAsia="zh-CN"/>
          </w:rPr>
          <w:t>的</w:t>
        </w:r>
      </w:ins>
      <w:ins w:id="1444" w:author="Camille" w:date="2026-09-05T17:07:15Z">
        <w:r>
          <w:rPr>
            <w:rFonts w:hint="eastAsia" w:ascii="宋体" w:hAnsi="宋体" w:eastAsia="宋体" w:cs="宋体"/>
          </w:rPr>
          <w:t>路径依赖</w:t>
        </w:r>
      </w:ins>
      <w:ins w:id="1445" w:author="Camille" w:date="2026-09-05T17:07:15Z">
        <w:r>
          <w:rPr>
            <w:rStyle w:val="12"/>
            <w:rFonts w:hint="eastAsia" w:ascii="宋体" w:hAnsi="宋体" w:eastAsia="宋体" w:cs="宋体"/>
          </w:rPr>
          <w:footnoteReference w:id="35"/>
        </w:r>
      </w:ins>
      <w:ins w:id="1446" w:author="Camille" w:date="2026-09-05T17:07:15Z">
        <w:r>
          <w:rPr>
            <w:rFonts w:hint="eastAsia" w:ascii="宋体" w:hAnsi="宋体" w:eastAsia="宋体" w:cs="宋体"/>
          </w:rPr>
          <w:t>。</w:t>
        </w:r>
      </w:ins>
      <w:ins w:id="1447" w:author="Camille" w:date="2026-09-05T20:33:30Z">
        <w:r>
          <w:rPr>
            <w:rFonts w:hint="eastAsia" w:ascii="宋体" w:hAnsi="宋体" w:eastAsia="宋体" w:cs="宋体"/>
            <w:lang w:val="en-US" w:eastAsia="zh-CN"/>
          </w:rPr>
          <w:t>于是</w:t>
        </w:r>
      </w:ins>
      <w:ins w:id="1448" w:author="Camille" w:date="2026-09-05T20:33:31Z">
        <w:r>
          <w:rPr>
            <w:rFonts w:hint="eastAsia" w:ascii="宋体" w:hAnsi="宋体" w:eastAsia="宋体" w:cs="宋体"/>
            <w:lang w:val="en-US" w:eastAsia="zh-CN"/>
          </w:rPr>
          <w:t>，</w:t>
        </w:r>
      </w:ins>
      <w:ins w:id="1449" w:author="Camille" w:date="2026-09-05T17:07:15Z">
        <w:r>
          <w:rPr>
            <w:rFonts w:hint="eastAsia" w:ascii="宋体" w:hAnsi="宋体" w:eastAsia="宋体" w:cs="宋体"/>
          </w:rPr>
          <w:t>一旦社区投入人力、资金、数据和工作流程建立自己的数仓，临时绕行</w:t>
        </w:r>
      </w:ins>
      <w:ins w:id="1450" w:author="Camille" w:date="2026-09-05T20:33:47Z">
        <w:r>
          <w:rPr>
            <w:rFonts w:hint="eastAsia" w:ascii="宋体" w:hAnsi="宋体" w:eastAsia="宋体" w:cs="宋体"/>
            <w:lang w:val="en-US" w:eastAsia="zh-CN"/>
          </w:rPr>
          <w:t>就</w:t>
        </w:r>
      </w:ins>
      <w:ins w:id="1451" w:author="Camille" w:date="2026-09-05T17:07:15Z">
        <w:r>
          <w:rPr>
            <w:rFonts w:hint="eastAsia" w:ascii="宋体" w:hAnsi="宋体" w:eastAsia="宋体" w:cs="宋体"/>
          </w:rPr>
          <w:t>可能演变</w:t>
        </w:r>
      </w:ins>
      <w:ins w:id="1452" w:author="Camille" w:date="2026-09-05T20:33:57Z">
        <w:r>
          <w:rPr>
            <w:rFonts w:hint="eastAsia" w:ascii="宋体" w:hAnsi="宋体" w:eastAsia="宋体" w:cs="宋体"/>
            <w:lang w:val="en-US" w:eastAsia="zh-CN"/>
          </w:rPr>
          <w:t>为</w:t>
        </w:r>
      </w:ins>
      <w:ins w:id="1453" w:author="Camille" w:date="2026-09-05T17:07:15Z">
        <w:r>
          <w:rPr>
            <w:rFonts w:hint="eastAsia" w:ascii="宋体" w:hAnsi="宋体" w:eastAsia="宋体" w:cs="宋体"/>
          </w:rPr>
          <w:t>稳定</w:t>
        </w:r>
      </w:ins>
      <w:ins w:id="1454" w:author="Camille" w:date="2026-09-05T20:33:59Z">
        <w:r>
          <w:rPr>
            <w:rFonts w:hint="eastAsia" w:ascii="宋体" w:hAnsi="宋体" w:eastAsia="宋体" w:cs="宋体"/>
            <w:lang w:val="en-US" w:eastAsia="zh-CN"/>
          </w:rPr>
          <w:t>的</w:t>
        </w:r>
      </w:ins>
      <w:ins w:id="1455" w:author="Camille" w:date="2026-09-05T17:07:15Z">
        <w:r>
          <w:rPr>
            <w:rFonts w:hint="eastAsia" w:ascii="宋体" w:hAnsi="宋体" w:eastAsia="宋体" w:cs="宋体"/>
          </w:rPr>
          <w:t>工作流程，组织产生依赖之后，临时方案便永久化。当基层可以通过数据沉淀和自主调用绕过部门壁垒完成工作，推动跨部门数据共享改革的制度动力便逐渐消解。三者共同作用</w:t>
        </w:r>
      </w:ins>
      <w:ins w:id="1456" w:author="Camille" w:date="2026-09-05T17:07:15Z">
        <w:r>
          <w:rPr>
            <w:rFonts w:hint="eastAsia" w:ascii="宋体" w:hAnsi="宋体" w:eastAsia="宋体" w:cs="宋体"/>
            <w:lang w:eastAsia="zh-CN"/>
          </w:rPr>
          <w:t>，</w:t>
        </w:r>
      </w:ins>
      <w:ins w:id="1457" w:author="Camille" w:date="2026-09-05T17:07:15Z">
        <w:r>
          <w:rPr>
            <w:rFonts w:hint="eastAsia" w:ascii="宋体" w:hAnsi="宋体" w:eastAsia="宋体" w:cs="宋体"/>
          </w:rPr>
          <w:t>构成了一种制度变迁中的锁定态势：局部层面的技术适应越成功，整体层面的制度变革越容易被长期延迟。技术赋能在微观层面改善了基层的工作条件，却在宏观层面可能掩盖了制度改革的需求。</w:t>
        </w:r>
      </w:ins>
      <w:ins w:id="1458" w:author="Camille" w:date="2026-09-05T20:34:14Z">
        <w:r>
          <w:rPr>
            <w:rFonts w:hint="eastAsia" w:ascii="宋体" w:hAnsi="宋体" w:eastAsia="宋体" w:cs="宋体"/>
            <w:lang w:val="en-US" w:eastAsia="zh-CN"/>
          </w:rPr>
          <w:t>数据共享</w:t>
        </w:r>
      </w:ins>
      <w:ins w:id="1459" w:author="Camille" w:date="2026-09-05T17:07:15Z">
        <w:r>
          <w:rPr>
            <w:rFonts w:hint="eastAsia" w:ascii="宋体" w:hAnsi="宋体" w:eastAsia="宋体" w:cs="宋体"/>
          </w:rPr>
          <w:t>壁垒的拆除需要制度层面的调整，</w:t>
        </w:r>
      </w:ins>
      <w:ins w:id="1460" w:author="Camille" w:date="2026-09-05T17:07:15Z">
        <w:r>
          <w:rPr>
            <w:rFonts w:hint="eastAsia" w:ascii="宋体" w:hAnsi="宋体" w:eastAsia="宋体" w:cs="宋体"/>
            <w:lang w:val="en-US" w:eastAsia="zh-CN"/>
          </w:rPr>
          <w:t>但</w:t>
        </w:r>
      </w:ins>
      <w:ins w:id="1461" w:author="Camille" w:date="2026-09-05T17:07:15Z">
        <w:r>
          <w:rPr>
            <w:rFonts w:hint="eastAsia" w:ascii="宋体" w:hAnsi="宋体" w:eastAsia="宋体" w:cs="宋体"/>
          </w:rPr>
          <w:t>数据权责关系的重新界定、数据共享激励结构的重构、跨部门协调机制的建立</w:t>
        </w:r>
      </w:ins>
      <w:ins w:id="1462" w:author="Camille" w:date="2026-09-05T17:07:15Z">
        <w:r>
          <w:rPr>
            <w:rFonts w:hint="eastAsia" w:ascii="宋体" w:hAnsi="宋体" w:eastAsia="宋体" w:cs="宋体"/>
            <w:lang w:val="en-US" w:eastAsia="zh-CN"/>
          </w:rPr>
          <w:t>等</w:t>
        </w:r>
      </w:ins>
      <w:ins w:id="1463" w:author="Camille" w:date="2026-09-05T17:07:15Z">
        <w:r>
          <w:rPr>
            <w:rFonts w:hint="eastAsia" w:ascii="宋体" w:hAnsi="宋体" w:eastAsia="宋体" w:cs="宋体"/>
          </w:rPr>
          <w:t>调整的紧迫性，因为技术绕行的成功</w:t>
        </w:r>
      </w:ins>
      <w:ins w:id="1464" w:author="Camille" w:date="2026-09-05T17:07:15Z">
        <w:r>
          <w:rPr>
            <w:rFonts w:hint="eastAsia" w:ascii="宋体" w:hAnsi="宋体" w:eastAsia="宋体" w:cs="宋体"/>
            <w:lang w:val="en-US" w:eastAsia="zh-CN"/>
          </w:rPr>
          <w:t>被放缓</w:t>
        </w:r>
      </w:ins>
      <w:ins w:id="1465" w:author="Camille" w:date="2026-09-05T17:07:15Z">
        <w:r>
          <w:rPr>
            <w:rFonts w:hint="eastAsia" w:ascii="宋体" w:hAnsi="宋体" w:eastAsia="宋体" w:cs="宋体"/>
          </w:rPr>
          <w:t>。</w:t>
        </w:r>
      </w:ins>
    </w:p>
    <w:p w14:paraId="295F859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466" w:author="Camille" w:date="2026-09-05T17:10:42Z"/>
          <w:rFonts w:hint="eastAsia" w:ascii="宋体" w:hAnsi="宋体" w:eastAsia="宋体" w:cs="宋体"/>
        </w:rPr>
      </w:pPr>
      <w:ins w:id="1467" w:author="Camille" w:date="2026-09-05T17:10:42Z">
        <w:r>
          <w:rPr>
            <w:rFonts w:hint="eastAsia" w:ascii="宋体" w:hAnsi="宋体" w:eastAsia="宋体" w:cs="宋体"/>
            <w:b/>
            <w:bCs/>
            <w:sz w:val="28"/>
            <w:szCs w:val="28"/>
          </w:rPr>
          <w:t>制度调适的可能路径</w:t>
        </w:r>
      </w:ins>
    </w:p>
    <w:p w14:paraId="026EE42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468" w:author="Camille" w:date="2026-09-05T17:10:42Z"/>
          <w:rFonts w:hint="eastAsia" w:ascii="宋体" w:hAnsi="宋体" w:eastAsia="宋体" w:cs="宋体"/>
        </w:rPr>
      </w:pPr>
      <w:ins w:id="1469" w:author="Camille" w:date="2026-09-05T17:10:42Z">
        <w:r>
          <w:rPr>
            <w:rFonts w:hint="eastAsia" w:ascii="宋体" w:hAnsi="宋体" w:eastAsia="宋体" w:cs="宋体"/>
          </w:rPr>
          <w:t>针对技术绕行可能产生的锁定风险，需要在智能技术赋能与制度变革之间建立衔接机制</w:t>
        </w:r>
      </w:ins>
      <w:ins w:id="1470" w:author="Camille" w:date="2026-09-05T17:10:42Z">
        <w:r>
          <w:rPr>
            <w:rFonts w:hint="eastAsia" w:ascii="宋体" w:hAnsi="宋体" w:eastAsia="宋体" w:cs="宋体"/>
            <w:lang w:eastAsia="zh-CN"/>
          </w:rPr>
          <w:t>，</w:t>
        </w:r>
      </w:ins>
      <w:ins w:id="1471" w:author="Camille" w:date="2026-09-05T17:10:42Z">
        <w:r>
          <w:rPr>
            <w:rFonts w:hint="eastAsia" w:ascii="宋体" w:hAnsi="宋体" w:eastAsia="宋体" w:cs="宋体"/>
            <w:lang w:val="en-US" w:eastAsia="zh-CN"/>
          </w:rPr>
          <w:t>从根本上解决</w:t>
        </w:r>
      </w:ins>
      <w:ins w:id="1472" w:author="Camille" w:date="2026-09-05T17:10:42Z">
        <w:r>
          <w:rPr>
            <w:rFonts w:hint="eastAsia" w:ascii="宋体" w:hAnsi="宋体" w:eastAsia="宋体" w:cs="宋体"/>
          </w:rPr>
          <w:t>制度变革的动力消解</w:t>
        </w:r>
      </w:ins>
      <w:ins w:id="1473" w:author="Camille" w:date="2026-09-05T17:10:42Z">
        <w:r>
          <w:rPr>
            <w:rFonts w:hint="eastAsia" w:ascii="宋体" w:hAnsi="宋体" w:eastAsia="宋体" w:cs="宋体"/>
            <w:lang w:val="en-US" w:eastAsia="zh-CN"/>
          </w:rPr>
          <w:t>问题</w:t>
        </w:r>
      </w:ins>
      <w:ins w:id="1474" w:author="Camille" w:date="2026-09-05T17:10:42Z">
        <w:r>
          <w:rPr>
            <w:rFonts w:hint="eastAsia" w:ascii="宋体" w:hAnsi="宋体" w:eastAsia="宋体" w:cs="宋体"/>
          </w:rPr>
          <w:t>。</w:t>
        </w:r>
      </w:ins>
    </w:p>
    <w:p w14:paraId="015A69E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475" w:author="Camille" w:date="2026-09-05T17:10:42Z"/>
          <w:rFonts w:hint="eastAsia" w:ascii="宋体" w:hAnsi="宋体" w:eastAsia="宋体" w:cs="宋体"/>
        </w:rPr>
      </w:pPr>
      <w:ins w:id="1476" w:author="Camille" w:date="2026-09-05T17:10:42Z">
        <w:r>
          <w:rPr>
            <w:rFonts w:hint="eastAsia" w:ascii="宋体" w:hAnsi="宋体" w:eastAsia="宋体" w:cs="宋体"/>
          </w:rPr>
          <w:t>在数据权责配置层面，应建立权责对等的数据共享框架。部门不共享数据成为理性选择，根本原因在于共享的成本与风险由数据持有方承担，而收益由使用方获得。制度调适应使共享的收益与风险在各方之间重新分配，数据调用的权限边界与责任归属在制度层面同时被界定。当部门的配合义务从自由裁量转变为制度性规定后，数据共享的意愿问题就从个案协商转化为制度运行。</w:t>
        </w:r>
      </w:ins>
    </w:p>
    <w:p w14:paraId="50817B6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477" w:author="Camille" w:date="2026-09-05T17:10:42Z"/>
          <w:rFonts w:hint="eastAsia" w:ascii="宋体" w:hAnsi="宋体" w:eastAsia="宋体" w:cs="宋体"/>
        </w:rPr>
      </w:pPr>
      <w:ins w:id="1478" w:author="Camille" w:date="2026-09-05T17:10:42Z">
        <w:r>
          <w:rPr>
            <w:rFonts w:hint="eastAsia" w:ascii="宋体" w:hAnsi="宋体" w:eastAsia="宋体" w:cs="宋体"/>
          </w:rPr>
          <w:t>在激励结构重构层面，应将数据回流的频率、范围与质量纳入部门考核指标。当数据共享的配合程度与部门的绩效评价挂钩后，不共享的成本上升，共享的激励</w:t>
        </w:r>
      </w:ins>
      <w:ins w:id="1479" w:author="Camille" w:date="2026-09-05T17:10:42Z">
        <w:r>
          <w:rPr>
            <w:rFonts w:hint="eastAsia" w:ascii="宋体" w:hAnsi="宋体" w:eastAsia="宋体" w:cs="宋体"/>
            <w:lang w:val="en-US" w:eastAsia="zh-CN"/>
          </w:rPr>
          <w:t>就</w:t>
        </w:r>
      </w:ins>
      <w:ins w:id="1480" w:author="Camille" w:date="2026-09-05T17:10:42Z">
        <w:r>
          <w:rPr>
            <w:rFonts w:hint="eastAsia" w:ascii="宋体" w:hAnsi="宋体" w:eastAsia="宋体" w:cs="宋体"/>
          </w:rPr>
          <w:t>会形成。制度设计应在承认技术绕行现实有效性的同时，保持对部门数据共享的制度压力。</w:t>
        </w:r>
      </w:ins>
    </w:p>
    <w:p w14:paraId="615DA8D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481" w:author="Camille" w:date="2026-09-05T17:07:06Z"/>
          <w:rFonts w:hint="eastAsia" w:ascii="宋体" w:hAnsi="宋体" w:eastAsia="宋体" w:cs="宋体"/>
          <w:b/>
          <w:bCs/>
        </w:rPr>
      </w:pPr>
      <w:ins w:id="1482" w:author="Camille" w:date="2026-09-05T17:10:42Z">
        <w:r>
          <w:rPr>
            <w:rFonts w:hint="eastAsia" w:ascii="宋体" w:hAnsi="宋体" w:eastAsia="宋体" w:cs="宋体"/>
          </w:rPr>
          <w:t>在跨部门协调机制层面，应建立数据共享的争议解决通道。当基层需要的数据超出</w:t>
        </w:r>
      </w:ins>
      <w:ins w:id="1483" w:author="Camille" w:date="2026-09-05T17:39:23Z">
        <w:r>
          <w:rPr>
            <w:rFonts w:hint="eastAsia" w:ascii="宋体" w:hAnsi="宋体" w:eastAsia="宋体" w:cs="宋体"/>
            <w:lang w:eastAsia="zh-CN"/>
          </w:rPr>
          <w:t>“</w:t>
        </w:r>
      </w:ins>
      <w:ins w:id="1484" w:author="Camille" w:date="2026-09-05T17:10:42Z">
        <w:r>
          <w:rPr>
            <w:rFonts w:hint="eastAsia" w:ascii="宋体" w:hAnsi="宋体" w:eastAsia="宋体" w:cs="宋体"/>
          </w:rPr>
          <w:t>社区数仓</w:t>
        </w:r>
      </w:ins>
      <w:ins w:id="1485" w:author="Camille" w:date="2026-09-05T17:39:25Z">
        <w:r>
          <w:rPr>
            <w:rFonts w:hint="eastAsia" w:ascii="宋体" w:hAnsi="宋体" w:eastAsia="宋体" w:cs="宋体"/>
            <w:lang w:eastAsia="zh-CN"/>
          </w:rPr>
          <w:t>”</w:t>
        </w:r>
      </w:ins>
      <w:ins w:id="1486" w:author="Camille" w:date="2026-09-05T17:10:42Z">
        <w:r>
          <w:rPr>
            <w:rFonts w:hint="eastAsia" w:ascii="宋体" w:hAnsi="宋体" w:eastAsia="宋体" w:cs="宋体"/>
          </w:rPr>
          <w:t>的覆盖范围而部门拒绝提供时，需要有制度化的裁决机制，而非让基层自行消化信息缺口。目前</w:t>
        </w:r>
      </w:ins>
      <w:ins w:id="1487" w:author="Camille" w:date="2026-09-05T17:39:28Z">
        <w:r>
          <w:rPr>
            <w:rFonts w:hint="eastAsia" w:ascii="宋体" w:hAnsi="宋体" w:eastAsia="宋体" w:cs="宋体"/>
            <w:lang w:eastAsia="zh-CN"/>
          </w:rPr>
          <w:t>“</w:t>
        </w:r>
      </w:ins>
      <w:ins w:id="1488" w:author="Camille" w:date="2026-09-05T17:10:42Z">
        <w:r>
          <w:rPr>
            <w:rFonts w:hint="eastAsia" w:ascii="宋体" w:hAnsi="宋体" w:eastAsia="宋体" w:cs="宋体"/>
          </w:rPr>
          <w:t>社区数仓</w:t>
        </w:r>
      </w:ins>
      <w:ins w:id="1489" w:author="Camille" w:date="2026-09-05T17:39:29Z">
        <w:r>
          <w:rPr>
            <w:rFonts w:hint="eastAsia" w:ascii="宋体" w:hAnsi="宋体" w:eastAsia="宋体" w:cs="宋体"/>
            <w:lang w:eastAsia="zh-CN"/>
          </w:rPr>
          <w:t>”</w:t>
        </w:r>
      </w:ins>
      <w:ins w:id="1490" w:author="Camille" w:date="2026-09-05T17:10:42Z">
        <w:r>
          <w:rPr>
            <w:rFonts w:hint="eastAsia" w:ascii="宋体" w:hAnsi="宋体" w:eastAsia="宋体" w:cs="宋体"/>
          </w:rPr>
          <w:t>的技术绕行之所以有效，正是因为基层放弃了通过呼吁解决问题的尝试。制度调适应恢复呼吁的有效性，使退出与呼吁形成互补关系。</w:t>
        </w:r>
      </w:ins>
      <w:del w:id="1491" w:author="Camille" w:date="2026-09-05T17:07:06Z">
        <w:r>
          <w:rPr>
            <w:rFonts w:hint="eastAsia" w:ascii="宋体" w:hAnsi="宋体" w:eastAsia="宋体" w:cs="宋体"/>
            <w:lang w:eastAsia="zh-CN"/>
          </w:rPr>
          <w:delText>“</w:delText>
        </w:r>
      </w:del>
      <w:del w:id="1492" w:author="Camille" w:date="2026-09-05T17:07:06Z">
        <w:r>
          <w:rPr>
            <w:rFonts w:hint="eastAsia" w:ascii="宋体" w:hAnsi="宋体" w:eastAsia="宋体" w:cs="宋体"/>
          </w:rPr>
          <w:delText>社区数仓</w:delText>
        </w:r>
      </w:del>
      <w:del w:id="1493" w:author="Camille" w:date="2026-09-05T17:07:06Z">
        <w:r>
          <w:rPr>
            <w:rFonts w:hint="eastAsia" w:ascii="宋体" w:hAnsi="宋体" w:eastAsia="宋体" w:cs="宋体"/>
            <w:lang w:eastAsia="zh-CN"/>
          </w:rPr>
          <w:delText>”</w:delText>
        </w:r>
      </w:del>
      <w:del w:id="1494" w:author="Camille" w:date="2026-09-05T17:07:06Z">
        <w:r>
          <w:rPr>
            <w:rFonts w:hint="eastAsia" w:ascii="宋体" w:hAnsi="宋体" w:eastAsia="宋体" w:cs="宋体"/>
          </w:rPr>
          <w:delText>的建立</w:delText>
        </w:r>
      </w:del>
      <w:del w:id="1495" w:author="Camille" w:date="2026-09-05T17:07:06Z">
        <w:r>
          <w:rPr>
            <w:rFonts w:hint="eastAsia" w:ascii="宋体" w:hAnsi="宋体" w:eastAsia="宋体" w:cs="宋体"/>
            <w:lang w:eastAsia="zh-CN"/>
          </w:rPr>
          <w:delText>，</w:delText>
        </w:r>
      </w:del>
      <w:del w:id="1496" w:author="Camille" w:date="2026-09-05T17:07:06Z">
        <w:r>
          <w:rPr>
            <w:rFonts w:hint="eastAsia" w:ascii="宋体" w:hAnsi="宋体" w:eastAsia="宋体" w:cs="宋体"/>
          </w:rPr>
          <w:delText>在基层治理场域中完成了一次空间治理的重构</w:delText>
        </w:r>
      </w:del>
      <w:del w:id="1497" w:author="Camille" w:date="2026-09-05T17:07:06Z">
        <w:r>
          <w:rPr>
            <w:rFonts w:hint="eastAsia" w:ascii="宋体" w:hAnsi="宋体" w:eastAsia="宋体" w:cs="宋体"/>
            <w:lang w:val="en-US" w:eastAsia="zh-CN"/>
          </w:rPr>
          <w:delText>,</w:delText>
        </w:r>
      </w:del>
      <w:del w:id="1498" w:author="Camille" w:date="2026-09-05T17:07:06Z">
        <w:r>
          <w:rPr>
            <w:rFonts w:hint="eastAsia" w:ascii="宋体" w:hAnsi="宋体" w:eastAsia="宋体" w:cs="宋体"/>
          </w:rPr>
          <w:delText>数字空间正从辅助性存在上升为具有独立运作逻辑的治理场域</w:delText>
        </w:r>
      </w:del>
      <w:del w:id="1499" w:author="Camille" w:date="2026-09-05T17:07:06Z">
        <w:r>
          <w:rPr>
            <w:rStyle w:val="12"/>
            <w:rFonts w:hint="eastAsia" w:ascii="宋体" w:hAnsi="宋体" w:eastAsia="宋体" w:cs="宋体"/>
          </w:rPr>
          <w:footnoteReference w:id="36"/>
        </w:r>
      </w:del>
      <w:del w:id="1500" w:author="Camille" w:date="2026-09-05T17:07:06Z">
        <w:r>
          <w:rPr>
            <w:rStyle w:val="12"/>
            <w:rFonts w:hint="eastAsia" w:ascii="宋体" w:hAnsi="宋体" w:eastAsia="宋体" w:cs="宋体"/>
          </w:rPr>
          <w:footnoteReference w:id="37"/>
        </w:r>
      </w:del>
      <w:del w:id="1501" w:author="Camille" w:date="2026-09-05T17:07:06Z">
        <w:r>
          <w:rPr>
            <w:rFonts w:hint="eastAsia" w:ascii="宋体" w:hAnsi="宋体" w:eastAsia="宋体" w:cs="宋体"/>
            <w:lang w:eastAsia="zh-CN"/>
          </w:rPr>
          <w:delText>。</w:delText>
        </w:r>
      </w:del>
      <w:del w:id="1502" w:author="Camille" w:date="2026-09-05T17:07:06Z">
        <w:r>
          <w:rPr>
            <w:rFonts w:hint="eastAsia" w:ascii="宋体" w:hAnsi="宋体" w:eastAsia="宋体" w:cs="宋体"/>
          </w:rPr>
          <w:delText>传统基层治理围绕物理空间和社会空间展开，物理空间中的走访排查与信息采集是信息获取的主要方式，数据在被采集后即脱离基层的控制范围。</w:delText>
        </w:r>
      </w:del>
      <w:del w:id="1503" w:author="Camille" w:date="2026-09-05T17:07:06Z">
        <w:r>
          <w:rPr>
            <w:rFonts w:hint="eastAsia" w:ascii="宋体" w:hAnsi="宋体" w:eastAsia="宋体" w:cs="宋体"/>
            <w:lang w:eastAsia="zh-CN"/>
          </w:rPr>
          <w:delText>“</w:delText>
        </w:r>
      </w:del>
      <w:del w:id="1504" w:author="Camille" w:date="2026-09-05T17:07:06Z">
        <w:r>
          <w:rPr>
            <w:rFonts w:hint="eastAsia" w:ascii="宋体" w:hAnsi="宋体" w:eastAsia="宋体" w:cs="宋体"/>
          </w:rPr>
          <w:delText>社区数仓</w:delText>
        </w:r>
      </w:del>
      <w:del w:id="1505" w:author="Camille" w:date="2026-09-05T17:07:06Z">
        <w:r>
          <w:rPr>
            <w:rFonts w:hint="eastAsia" w:ascii="宋体" w:hAnsi="宋体" w:eastAsia="宋体" w:cs="宋体"/>
            <w:lang w:eastAsia="zh-CN"/>
          </w:rPr>
          <w:delText>”</w:delText>
        </w:r>
      </w:del>
      <w:del w:id="1506" w:author="Camille" w:date="2026-09-05T17:07:06Z">
        <w:r>
          <w:rPr>
            <w:rFonts w:hint="eastAsia" w:ascii="宋体" w:hAnsi="宋体" w:eastAsia="宋体" w:cs="宋体"/>
          </w:rPr>
          <w:delText>重新组织了</w:delText>
        </w:r>
      </w:del>
      <w:del w:id="1507" w:author="Camille" w:date="2026-09-05T17:07:06Z">
        <w:r>
          <w:rPr>
            <w:rFonts w:hint="eastAsia" w:ascii="宋体" w:hAnsi="宋体" w:eastAsia="宋体" w:cs="宋体"/>
            <w:lang w:val="en-US" w:eastAsia="zh-CN"/>
          </w:rPr>
          <w:delText>空间格局。</w:delText>
        </w:r>
      </w:del>
      <w:del w:id="1508" w:author="Camille" w:date="2026-09-05T17:07:06Z">
        <w:r>
          <w:rPr>
            <w:rFonts w:hint="eastAsia" w:ascii="宋体" w:hAnsi="宋体" w:eastAsia="宋体" w:cs="宋体"/>
          </w:rPr>
          <w:delText>网格员的走访记录、各部门的回流数据、社区的历史台账被统一归集到具有自身运作逻辑的独立治理场域</w:delText>
        </w:r>
      </w:del>
      <w:del w:id="1509" w:author="Camille" w:date="2026-09-05T17:07:06Z">
        <w:r>
          <w:rPr>
            <w:rFonts w:hint="eastAsia" w:ascii="宋体" w:hAnsi="宋体" w:eastAsia="宋体" w:cs="宋体"/>
            <w:lang w:val="en-US" w:eastAsia="zh-CN"/>
          </w:rPr>
          <w:delText>的</w:delText>
        </w:r>
      </w:del>
      <w:del w:id="1510" w:author="Camille" w:date="2026-09-05T17:07:06Z">
        <w:r>
          <w:rPr>
            <w:rFonts w:hint="eastAsia" w:ascii="宋体" w:hAnsi="宋体" w:eastAsia="宋体" w:cs="宋体"/>
          </w:rPr>
          <w:delText>数字空间中。数据在进入数仓后</w:delText>
        </w:r>
      </w:del>
      <w:del w:id="1511" w:author="Camille" w:date="2026-09-05T17:07:06Z">
        <w:r>
          <w:rPr>
            <w:rFonts w:hint="eastAsia" w:ascii="宋体" w:hAnsi="宋体" w:eastAsia="宋体" w:cs="宋体"/>
            <w:lang w:eastAsia="zh-CN"/>
          </w:rPr>
          <w:delText>，</w:delText>
        </w:r>
      </w:del>
      <w:del w:id="1512" w:author="Camille" w:date="2026-09-05T17:07:06Z">
        <w:r>
          <w:rPr>
            <w:rFonts w:hint="eastAsia" w:ascii="宋体" w:hAnsi="宋体" w:eastAsia="宋体" w:cs="宋体"/>
          </w:rPr>
          <w:delText>通过AI归类、关联建模与主题数据库生成等操作被持续处理，形成了一种可随时调取、可自动关联、可智能分析的数据化存在。工作人员对社区的感知从经验驱动转向数据驱动，信息获取方式与服务响应模式同步被重新定义。数仓的建立还改变了空间之间的互动关系</w:delText>
        </w:r>
      </w:del>
      <w:del w:id="1513" w:author="Camille" w:date="2026-09-05T17:07:06Z">
        <w:r>
          <w:rPr>
            <w:rFonts w:hint="eastAsia" w:ascii="宋体" w:hAnsi="宋体" w:eastAsia="宋体" w:cs="宋体"/>
            <w:lang w:eastAsia="zh-CN"/>
          </w:rPr>
          <w:delText>。</w:delText>
        </w:r>
      </w:del>
      <w:del w:id="1514" w:author="Camille" w:date="2026-09-05T17:07:06Z">
        <w:r>
          <w:rPr>
            <w:rFonts w:hint="eastAsia" w:ascii="宋体" w:hAnsi="宋体" w:eastAsia="宋体" w:cs="宋体"/>
          </w:rPr>
          <w:delText>物理空间中的走访数据进入数字空间后被结构化处理，处理后的数据反馈到社会空间中的服务决策，服务产生的新数据再次进入数仓</w:delText>
        </w:r>
      </w:del>
      <w:del w:id="1515" w:author="Camille" w:date="2026-09-05T17:07:06Z">
        <w:r>
          <w:rPr>
            <w:rFonts w:hint="eastAsia" w:ascii="宋体" w:hAnsi="宋体" w:eastAsia="宋体" w:cs="宋体"/>
            <w:lang w:eastAsia="zh-CN"/>
          </w:rPr>
          <w:delText>，</w:delText>
        </w:r>
      </w:del>
      <w:del w:id="1516" w:author="Camille" w:date="2026-09-05T17:07:06Z">
        <w:r>
          <w:rPr>
            <w:rFonts w:hint="eastAsia" w:ascii="宋体" w:hAnsi="宋体" w:eastAsia="宋体" w:cs="宋体"/>
          </w:rPr>
          <w:delText>形成闭环。数字空间从辅助工具上升为治理的中介层，将碎片化的物理感知转化为系统性的知识资源</w:delText>
        </w:r>
      </w:del>
      <w:del w:id="1517" w:author="Camille" w:date="2026-09-05T17:07:06Z">
        <w:r>
          <w:rPr>
            <w:rStyle w:val="12"/>
            <w:rFonts w:hint="eastAsia" w:ascii="宋体" w:hAnsi="宋体" w:eastAsia="宋体" w:cs="宋体"/>
          </w:rPr>
          <w:footnoteReference w:id="38"/>
        </w:r>
      </w:del>
      <w:del w:id="1518" w:author="Camille" w:date="2026-09-05T17:07:06Z">
        <w:r>
          <w:rPr>
            <w:rStyle w:val="12"/>
            <w:rFonts w:hint="eastAsia" w:ascii="宋体" w:hAnsi="宋体" w:eastAsia="宋体" w:cs="宋体"/>
          </w:rPr>
          <w:footnoteReference w:id="39"/>
        </w:r>
      </w:del>
      <w:del w:id="1519" w:author="Camille" w:date="2026-09-05T17:07:06Z">
        <w:r>
          <w:rPr>
            <w:rFonts w:hint="eastAsia" w:ascii="宋体" w:hAnsi="宋体" w:eastAsia="宋体" w:cs="宋体"/>
          </w:rPr>
          <w:delText>。</w:delText>
        </w:r>
      </w:del>
    </w:p>
    <w:p w14:paraId="7DA1967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520" w:author="Camille" w:date="2026-09-05T17:10:32Z"/>
          <w:rFonts w:hint="default" w:ascii="宋体" w:hAnsi="宋体" w:eastAsia="宋体" w:cs="宋体"/>
          <w:b/>
          <w:bCs/>
          <w:sz w:val="24"/>
          <w:szCs w:val="24"/>
          <w:lang w:val="en-US" w:eastAsia="zh-CN"/>
        </w:rPr>
      </w:pPr>
      <w:del w:id="1521" w:author="Camille" w:date="2026-09-05T17:10:32Z">
        <w:r>
          <w:rPr>
            <w:rFonts w:hint="eastAsia" w:ascii="宋体" w:hAnsi="宋体" w:eastAsia="宋体" w:cs="宋体"/>
            <w:b/>
            <w:bCs/>
            <w:sz w:val="24"/>
            <w:szCs w:val="24"/>
          </w:rPr>
          <w:delText>数据获取交易成本</w:delText>
        </w:r>
      </w:del>
      <w:del w:id="1522" w:author="Camille" w:date="2026-09-05T17:10:32Z">
        <w:r>
          <w:rPr>
            <w:rFonts w:hint="eastAsia" w:ascii="宋体" w:hAnsi="宋体" w:eastAsia="宋体" w:cs="宋体"/>
            <w:b/>
            <w:bCs/>
            <w:sz w:val="24"/>
            <w:szCs w:val="24"/>
            <w:lang w:val="en-US" w:eastAsia="zh-CN"/>
          </w:rPr>
          <w:delText>的消解机制</w:delText>
        </w:r>
      </w:del>
    </w:p>
    <w:p w14:paraId="01B4014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523" w:author="Camille" w:date="2026-09-05T17:10:32Z"/>
          <w:rFonts w:hint="eastAsia" w:ascii="宋体" w:hAnsi="宋体" w:eastAsia="宋体" w:cs="宋体"/>
        </w:rPr>
      </w:pPr>
      <w:del w:id="1524" w:author="Camille" w:date="2026-09-05T17:10:32Z">
        <w:r>
          <w:rPr>
            <w:rFonts w:hint="eastAsia" w:ascii="宋体" w:hAnsi="宋体" w:eastAsia="宋体" w:cs="宋体"/>
          </w:rPr>
          <w:delText>数据被统一归仓前，基层工作人员获取数据</w:delText>
        </w:r>
      </w:del>
      <w:del w:id="1525" w:author="Camille" w:date="2026-09-05T17:10:32Z">
        <w:r>
          <w:rPr>
            <w:rFonts w:hint="eastAsia" w:ascii="宋体" w:hAnsi="宋体" w:eastAsia="宋体" w:cs="宋体"/>
            <w:lang w:val="en-US" w:eastAsia="zh-CN"/>
          </w:rPr>
          <w:delText>不仅</w:delText>
        </w:r>
      </w:del>
      <w:del w:id="1526" w:author="Camille" w:date="2026-09-05T17:10:32Z">
        <w:r>
          <w:rPr>
            <w:rFonts w:hint="eastAsia" w:ascii="宋体" w:hAnsi="宋体" w:eastAsia="宋体" w:cs="宋体"/>
          </w:rPr>
          <w:delText>耗费时间，还受制于</w:delText>
        </w:r>
      </w:del>
      <w:del w:id="1527" w:author="Camille" w:date="2026-09-05T17:10:32Z">
        <w:r>
          <w:rPr>
            <w:rFonts w:hint="eastAsia" w:ascii="宋体" w:hAnsi="宋体" w:eastAsia="宋体" w:cs="宋体"/>
            <w:lang w:val="en-US" w:eastAsia="zh-CN"/>
          </w:rPr>
          <w:delText>无法自主控制的</w:delText>
        </w:r>
      </w:del>
      <w:del w:id="1528" w:author="Camille" w:date="2026-09-05T17:10:32Z">
        <w:r>
          <w:rPr>
            <w:rFonts w:hint="eastAsia" w:ascii="宋体" w:hAnsi="宋体" w:eastAsia="宋体" w:cs="宋体"/>
          </w:rPr>
          <w:delText>部门共享意愿。数仓建立后，数据在供给侧完成了从分散到集中的形态转变，工作人员不再需要自行判断数据来源与调用路径。这使数据在供给侧具备了可被机器读取和处理的统一形态。</w:delText>
        </w:r>
      </w:del>
    </w:p>
    <w:p w14:paraId="74D25C6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529" w:author="Camille" w:date="2026-09-05T17:10:32Z"/>
          <w:rFonts w:hint="eastAsia" w:ascii="宋体" w:hAnsi="宋体" w:eastAsia="宋体" w:cs="宋体"/>
        </w:rPr>
      </w:pPr>
      <w:del w:id="1530" w:author="Camille" w:date="2026-09-05T17:10:32Z">
        <w:r>
          <w:rPr>
            <w:rFonts w:hint="eastAsia" w:ascii="宋体" w:hAnsi="宋体" w:eastAsia="宋体" w:cs="宋体"/>
          </w:rPr>
          <w:delText>AI填表的引入使上述成本结构的变化进一步深化。AI填表将采集、核对、填报、调用四个环节中规则明确的部分从人工操作转为机器处理后，填表时间从数周压缩至半天。系统自动比对回流数据与采集数据并提示冲突项，将原本需要人工逐项核验的工作转为系统辅助完成。执行成本与核实成本的同步下降，使数据工作的重心从“做数据”转向“用数据”。</w:delText>
        </w:r>
      </w:del>
    </w:p>
    <w:p w14:paraId="5879DA0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531" w:author="Camille" w:date="2026-09-05T17:10:32Z"/>
          <w:rFonts w:hint="eastAsia" w:ascii="宋体" w:hAnsi="宋体" w:eastAsia="宋体" w:cs="宋体"/>
        </w:rPr>
      </w:pPr>
      <w:del w:id="1532" w:author="Camille" w:date="2026-09-05T17:10:32Z">
        <w:r>
          <w:rPr>
            <w:rFonts w:hint="eastAsia" w:ascii="宋体" w:hAnsi="宋体" w:eastAsia="宋体" w:cs="宋体"/>
          </w:rPr>
          <w:delText>交易成本的累积性下降形成了一个相互强化的正反馈循环</w:delText>
        </w:r>
      </w:del>
      <w:del w:id="1533" w:author="Camille" w:date="2026-09-05T17:10:32Z">
        <w:r>
          <w:rPr>
            <w:rFonts w:hint="eastAsia" w:ascii="宋体" w:hAnsi="宋体" w:eastAsia="宋体" w:cs="宋体"/>
            <w:lang w:eastAsia="zh-CN"/>
          </w:rPr>
          <w:delText>。</w:delText>
        </w:r>
      </w:del>
      <w:del w:id="1534" w:author="Camille" w:date="2026-09-05T17:10:32Z">
        <w:r>
          <w:rPr>
            <w:rFonts w:hint="eastAsia" w:ascii="宋体" w:hAnsi="宋体" w:eastAsia="宋体" w:cs="宋体"/>
          </w:rPr>
          <w:delText>成本降低使基层工作人员更愿意使用数仓和AI工具，使用频率的提升促进数据质量的持续改善与工具功能的迭代优化，匹配度的提升进一步压低了边际成本。当数据获取的交易成本结构性下降后，基层治理从被动填表转向主动用数才成为可能。这一循环的持续运转需要制度条件的同步保障</w:delText>
        </w:r>
      </w:del>
      <w:del w:id="1535" w:author="Camille" w:date="2026-09-05T17:10:32Z">
        <w:r>
          <w:rPr>
            <w:rFonts w:hint="eastAsia" w:ascii="宋体" w:hAnsi="宋体" w:eastAsia="宋体" w:cs="宋体"/>
            <w:lang w:eastAsia="zh-CN"/>
          </w:rPr>
          <w:delText>，</w:delText>
        </w:r>
      </w:del>
      <w:del w:id="1536" w:author="Camille" w:date="2026-09-05T17:10:32Z">
        <w:r>
          <w:rPr>
            <w:rFonts w:hint="eastAsia" w:ascii="宋体" w:hAnsi="宋体" w:eastAsia="宋体" w:cs="宋体"/>
          </w:rPr>
          <w:delText>如果数据更新频率无法满足业务需求</w:delText>
        </w:r>
      </w:del>
      <w:del w:id="1537" w:author="Camille" w:date="2026-09-05T17:10:32Z">
        <w:r>
          <w:rPr>
            <w:rFonts w:hint="eastAsia" w:ascii="宋体" w:hAnsi="宋体" w:eastAsia="宋体" w:cs="宋体"/>
            <w:lang w:eastAsia="zh-CN"/>
          </w:rPr>
          <w:delText>、</w:delText>
        </w:r>
      </w:del>
      <w:del w:id="1538" w:author="Camille" w:date="2026-09-05T17:10:32Z">
        <w:r>
          <w:rPr>
            <w:rFonts w:hint="eastAsia" w:ascii="宋体" w:hAnsi="宋体" w:eastAsia="宋体" w:cs="宋体"/>
          </w:rPr>
          <w:delText>字段标准与基层场景存在持续性的匹配缺口</w:delText>
        </w:r>
      </w:del>
      <w:del w:id="1539" w:author="Camille" w:date="2026-09-05T17:10:32Z">
        <w:r>
          <w:rPr>
            <w:rFonts w:hint="eastAsia" w:ascii="宋体" w:hAnsi="宋体" w:eastAsia="宋体" w:cs="宋体"/>
            <w:lang w:eastAsia="zh-CN"/>
          </w:rPr>
          <w:delText>、</w:delText>
        </w:r>
      </w:del>
      <w:del w:id="1540" w:author="Camille" w:date="2026-09-05T17:10:32Z">
        <w:r>
          <w:rPr>
            <w:rFonts w:hint="eastAsia" w:ascii="宋体" w:hAnsi="宋体" w:eastAsia="宋体" w:cs="宋体"/>
          </w:rPr>
          <w:delText>数据审核机制在紧急任务期间被挤占，成本的下降就会中断，甚至出现成本反弹。</w:delText>
        </w:r>
      </w:del>
    </w:p>
    <w:p w14:paraId="4C138AA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541" w:author="Camille" w:date="2026-09-05T17:10:32Z"/>
          <w:rFonts w:hint="default" w:ascii="宋体" w:hAnsi="宋体" w:eastAsia="宋体" w:cs="宋体"/>
          <w:b/>
          <w:bCs/>
          <w:sz w:val="24"/>
          <w:szCs w:val="24"/>
          <w:lang w:val="en-US" w:eastAsia="zh-CN"/>
        </w:rPr>
      </w:pPr>
      <w:del w:id="1542" w:author="Camille" w:date="2026-09-05T17:10:32Z">
        <w:r>
          <w:rPr>
            <w:rFonts w:hint="eastAsia" w:ascii="宋体" w:hAnsi="宋体" w:eastAsia="宋体" w:cs="宋体"/>
            <w:b/>
            <w:bCs/>
            <w:sz w:val="24"/>
            <w:szCs w:val="24"/>
          </w:rPr>
          <w:delText>技术适配的边界与</w:delText>
        </w:r>
      </w:del>
      <w:del w:id="1543" w:author="Camille" w:date="2026-09-05T17:10:32Z">
        <w:r>
          <w:rPr>
            <w:rFonts w:hint="eastAsia" w:ascii="宋体" w:hAnsi="宋体" w:eastAsia="宋体" w:cs="宋体"/>
            <w:b/>
            <w:bCs/>
            <w:sz w:val="24"/>
            <w:szCs w:val="24"/>
            <w:lang w:val="en-US" w:eastAsia="zh-CN"/>
          </w:rPr>
          <w:delText>制度条件的交互关系</w:delText>
        </w:r>
      </w:del>
    </w:p>
    <w:p w14:paraId="054CC39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544" w:author="Camille" w:date="2026-09-05T17:10:32Z"/>
          <w:rFonts w:hint="eastAsia" w:ascii="宋体" w:hAnsi="宋体" w:eastAsia="宋体" w:cs="宋体"/>
        </w:rPr>
      </w:pPr>
      <w:del w:id="1545" w:author="Camille" w:date="2026-09-05T17:10:32Z">
        <w:r>
          <w:rPr>
            <w:rFonts w:hint="eastAsia" w:ascii="宋体" w:hAnsi="宋体" w:eastAsia="宋体" w:cs="宋体"/>
          </w:rPr>
          <w:delText>供需协同的第二个环节是AI技术对基层任务特征的适配。武侯区将AI嵌入采集、核对、填报、调用四个环节后，各环节的任务-技术匹配度确实得到了提升。以浆洗街街道的残疾人就业帮扶为例</w:delText>
        </w:r>
      </w:del>
      <w:del w:id="1546" w:author="Camille" w:date="2026-09-05T17:10:32Z">
        <w:r>
          <w:rPr>
            <w:rFonts w:hint="eastAsia" w:ascii="宋体" w:hAnsi="宋体" w:eastAsia="宋体" w:cs="宋体"/>
            <w:lang w:eastAsia="zh-CN"/>
          </w:rPr>
          <w:delText>，</w:delText>
        </w:r>
      </w:del>
      <w:del w:id="1547" w:author="Camille" w:date="2026-09-05T17:10:32Z">
        <w:r>
          <w:rPr>
            <w:rFonts w:hint="eastAsia" w:ascii="宋体" w:hAnsi="宋体" w:eastAsia="宋体" w:cs="宋体"/>
          </w:rPr>
          <w:delText>市级持证残疾人数据回流后与失业人员联系回访表融合比对，筛选出230名失业残疾人，再与企业社保缴纳人数信息表及残疾人用工企业清单比对，测算出31家有残疾人用工需求的企业。这些数据若仍分散在残联、人社、税务等部门的系统中，基层工作人员需要分别向各部门申请、等待审批、分别取数、再手动比对</w:delText>
        </w:r>
      </w:del>
      <w:del w:id="1548" w:author="Camille" w:date="2026-09-05T17:10:32Z">
        <w:r>
          <w:rPr>
            <w:rFonts w:hint="eastAsia" w:ascii="宋体" w:hAnsi="宋体" w:eastAsia="宋体" w:cs="宋体"/>
            <w:lang w:eastAsia="zh-CN"/>
          </w:rPr>
          <w:delText>。</w:delText>
        </w:r>
      </w:del>
      <w:del w:id="1549" w:author="Camille" w:date="2026-09-05T17:10:32Z">
        <w:r>
          <w:rPr>
            <w:rFonts w:hint="eastAsia" w:ascii="宋体" w:hAnsi="宋体" w:eastAsia="宋体" w:cs="宋体"/>
          </w:rPr>
          <w:delText>即便每次调用操作本身很快，但跨部门调用的程序性等待时间叠加起来，仍使整个工作周期长达数周。AI填表的介入压缩了这一链条</w:delText>
        </w:r>
      </w:del>
      <w:del w:id="1550" w:author="Camille" w:date="2026-09-05T17:10:32Z">
        <w:r>
          <w:rPr>
            <w:rFonts w:hint="eastAsia" w:ascii="宋体" w:hAnsi="宋体" w:eastAsia="宋体" w:cs="宋体"/>
            <w:lang w:eastAsia="zh-CN"/>
          </w:rPr>
          <w:delText>。</w:delText>
        </w:r>
      </w:del>
      <w:del w:id="1551" w:author="Camille" w:date="2026-09-05T17:10:32Z">
        <w:r>
          <w:rPr>
            <w:rFonts w:hint="eastAsia" w:ascii="宋体" w:hAnsi="宋体" w:eastAsia="宋体" w:cs="宋体"/>
          </w:rPr>
          <w:delText>数据在数仓中已经完成了归集和关联，工作人员只需要设定筛选条件，系统即可自动完成比对和输出。浆洗街街道最终帮助15名残疾人实现就业。</w:delText>
        </w:r>
      </w:del>
    </w:p>
    <w:p w14:paraId="6F1C82E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552" w:author="Camille" w:date="2026-09-05T17:10:32Z"/>
          <w:rFonts w:hint="eastAsia" w:ascii="宋体" w:hAnsi="宋体" w:eastAsia="宋体" w:cs="宋体"/>
        </w:rPr>
      </w:pPr>
      <w:del w:id="1553" w:author="Camille" w:date="2026-09-05T17:10:32Z">
        <w:r>
          <w:rPr>
            <w:rFonts w:hint="eastAsia" w:ascii="宋体" w:hAnsi="宋体" w:eastAsia="宋体" w:cs="宋体"/>
          </w:rPr>
          <w:delText>但技术适配的效果存在一个被忽视的边界。AI填表将采集、核对、填报三个环节中规则明确的部分从人工操作转为机器处理，这一转换依赖于字段与标签的标准化。巡查表约90%的字段被转换为选择项或拍照录入后，仍有部分字段需要人工判断和补充，但基层自定义的标签在数据调用中识别率不高，系统基础字段的标签与基层实际工作场景之间存在匹配缺口。当AI功能逐渐覆盖更多任务环节时，数据标准的统一程度和字段对齐的精确程度决定了AI的识别准确率</w:delText>
        </w:r>
      </w:del>
      <w:del w:id="1554" w:author="Camille" w:date="2026-09-05T17:10:32Z">
        <w:r>
          <w:rPr>
            <w:rStyle w:val="12"/>
            <w:rFonts w:hint="eastAsia" w:ascii="宋体" w:hAnsi="宋体" w:eastAsia="宋体" w:cs="宋体"/>
          </w:rPr>
          <w:footnoteReference w:id="40"/>
        </w:r>
      </w:del>
      <w:del w:id="1555" w:author="Camille" w:date="2026-09-05T17:10:32Z">
        <w:r>
          <w:rPr>
            <w:rFonts w:hint="eastAsia" w:ascii="宋体" w:hAnsi="宋体" w:eastAsia="宋体" w:cs="宋体"/>
          </w:rPr>
          <w:delText>。如果数据标准不一致，AI填表就会出现匹配错误，反而增加人工修正成本。这意味着技术适配的推进本身会暴露出制度条件的不足，适配度的持续提升对执行条件提出了新要求。</w:delText>
        </w:r>
      </w:del>
    </w:p>
    <w:p w14:paraId="6DE7DD8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del w:id="1556" w:author="Camille" w:date="2026-09-05T17:10:32Z">
        <w:r>
          <w:rPr>
            <w:rFonts w:hint="eastAsia" w:ascii="宋体" w:hAnsi="宋体" w:eastAsia="宋体" w:cs="宋体"/>
          </w:rPr>
          <w:delText>路径重构解决的是制度条件对技术执行的支撑问题。客观技术的效能释放取决于组织如何执行技术，组织形式和制度安排会对技术进行过滤。</w:delText>
        </w:r>
      </w:del>
      <w:del w:id="1557" w:author="Camille" w:date="2026-09-05T17:10:32Z">
        <w:r>
          <w:rPr>
            <w:rFonts w:hint="eastAsia" w:ascii="宋体" w:hAnsi="宋体" w:eastAsia="宋体" w:cs="宋体"/>
            <w:lang w:eastAsia="zh-CN"/>
          </w:rPr>
          <w:delText>“</w:delText>
        </w:r>
      </w:del>
      <w:del w:id="1558" w:author="Camille" w:date="2026-09-05T17:10:32Z">
        <w:r>
          <w:rPr>
            <w:rFonts w:hint="eastAsia" w:ascii="宋体" w:hAnsi="宋体" w:eastAsia="宋体" w:cs="宋体"/>
          </w:rPr>
          <w:delText>报表通</w:delText>
        </w:r>
      </w:del>
      <w:del w:id="1559" w:author="Camille" w:date="2026-09-05T17:10:32Z">
        <w:r>
          <w:rPr>
            <w:rFonts w:hint="eastAsia" w:ascii="宋体" w:hAnsi="宋体" w:eastAsia="宋体" w:cs="宋体"/>
            <w:lang w:eastAsia="zh-CN"/>
          </w:rPr>
          <w:delText>”</w:delText>
        </w:r>
      </w:del>
      <w:del w:id="1560" w:author="Camille" w:date="2026-09-05T17:10:32Z">
        <w:r>
          <w:rPr>
            <w:rFonts w:hint="eastAsia" w:ascii="宋体" w:hAnsi="宋体" w:eastAsia="宋体" w:cs="宋体"/>
          </w:rPr>
          <w:delText>在推行初期遇到的部门间共享意愿不足、调用程序成本过高</w:delText>
        </w:r>
      </w:del>
      <w:del w:id="1561" w:author="Camille" w:date="2026-09-05T17:10:32Z">
        <w:r>
          <w:rPr>
            <w:rFonts w:hint="eastAsia" w:ascii="宋体" w:hAnsi="宋体" w:eastAsia="宋体" w:cs="宋体"/>
            <w:lang w:val="en-US" w:eastAsia="zh-CN"/>
          </w:rPr>
          <w:delText>等困境，</w:delText>
        </w:r>
      </w:del>
      <w:del w:id="1562" w:author="Camille" w:date="2026-09-05T17:10:32Z">
        <w:r>
          <w:rPr>
            <w:rFonts w:hint="eastAsia" w:ascii="宋体" w:hAnsi="宋体" w:eastAsia="宋体" w:cs="宋体"/>
          </w:rPr>
          <w:delText>是这一过滤机制的体现。武侯区的回应是对数据调用的权责关系做出制度化安排：对数据调用行为设置权限边界和追溯机制，使每一次跨层级、跨部门的数据访问都有据可查，使部门在共享数据时可能产生的安全顾虑通过制度化的</w:delText>
        </w:r>
      </w:del>
      <w:del w:id="1563" w:author="Camille" w:date="2026-09-05T17:10:39Z">
        <w:r>
          <w:rPr>
            <w:rFonts w:hint="eastAsia" w:ascii="宋体" w:hAnsi="宋体" w:eastAsia="宋体" w:cs="宋体"/>
          </w:rPr>
          <w:delText>管</w:delText>
        </w:r>
      </w:del>
      <w:del w:id="1564" w:author="Camille" w:date="2026-09-05T17:10:35Z">
        <w:r>
          <w:rPr>
            <w:rFonts w:hint="eastAsia" w:ascii="宋体" w:hAnsi="宋体" w:eastAsia="宋体" w:cs="宋体"/>
          </w:rPr>
          <w:delText>理方式得到化解</w:delText>
        </w:r>
      </w:del>
      <w:del w:id="1565" w:author="Camille" w:date="2026-09-05T17:10:35Z">
        <w:r>
          <w:rPr>
            <w:rStyle w:val="12"/>
            <w:rFonts w:hint="eastAsia" w:ascii="宋体" w:hAnsi="宋体" w:eastAsia="宋体" w:cs="宋体"/>
          </w:rPr>
          <w:footnoteReference w:id="41"/>
        </w:r>
      </w:del>
      <w:del w:id="1566" w:author="Camille" w:date="2026-09-05T17:10:35Z">
        <w:r>
          <w:rPr>
            <w:rFonts w:hint="eastAsia" w:ascii="宋体" w:hAnsi="宋体" w:eastAsia="宋体" w:cs="宋体"/>
          </w:rPr>
          <w:delText>。由此，制度环境的过滤作用被实质性削弱，技术效能得以释放。</w:delText>
        </w:r>
      </w:del>
    </w:p>
    <w:p w14:paraId="62633D2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rPr>
        <w:t>案例总结</w:t>
      </w:r>
      <w:ins w:id="1567" w:author="Camille" w:date="2026-09-05T17:12:03Z">
        <w:r>
          <w:rPr>
            <w:rFonts w:hint="eastAsia" w:ascii="宋体" w:hAnsi="宋体" w:eastAsia="宋体" w:cs="宋体"/>
            <w:b/>
            <w:bCs/>
            <w:sz w:val="28"/>
            <w:szCs w:val="28"/>
            <w:lang w:val="en-US" w:eastAsia="zh-CN"/>
          </w:rPr>
          <w:t>与理论反思</w:t>
        </w:r>
      </w:ins>
    </w:p>
    <w:p w14:paraId="624CAEC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ins w:id="1568" w:author="Camille" w:date="2026-09-05T17:14:01Z"/>
          <w:rFonts w:hint="eastAsia" w:ascii="宋体" w:hAnsi="宋体" w:eastAsia="宋体" w:cs="宋体"/>
        </w:rPr>
      </w:pPr>
      <w:ins w:id="1569" w:author="Camille" w:date="2026-09-05T17:14:04Z">
        <w:r>
          <w:rPr>
            <w:rFonts w:hint="eastAsia" w:ascii="宋体" w:hAnsi="宋体" w:eastAsia="宋体" w:cs="宋体"/>
          </w:rPr>
          <w:t>武侯区“报表通+社区数仓”的实践展示了供需协同减负的完整逻辑。</w:t>
        </w:r>
      </w:ins>
      <w:ins w:id="1570" w:author="Camille" w:date="2026-09-05T17:32:16Z">
        <w:r>
          <w:rPr>
            <w:rFonts w:hint="eastAsia" w:ascii="宋体" w:hAnsi="宋体" w:eastAsia="宋体" w:cs="宋体"/>
            <w:lang w:eastAsia="zh-CN"/>
          </w:rPr>
          <w:t>“</w:t>
        </w:r>
      </w:ins>
      <w:ins w:id="1571" w:author="Camille" w:date="2026-09-05T17:14:04Z">
        <w:r>
          <w:rPr>
            <w:rFonts w:hint="eastAsia" w:ascii="宋体" w:hAnsi="宋体" w:eastAsia="宋体" w:cs="宋体"/>
          </w:rPr>
          <w:t>报表通</w:t>
        </w:r>
      </w:ins>
      <w:ins w:id="1572" w:author="Camille" w:date="2026-09-05T17:32:18Z">
        <w:r>
          <w:rPr>
            <w:rFonts w:hint="eastAsia" w:ascii="宋体" w:hAnsi="宋体" w:eastAsia="宋体" w:cs="宋体"/>
            <w:lang w:eastAsia="zh-CN"/>
          </w:rPr>
          <w:t>”</w:t>
        </w:r>
      </w:ins>
      <w:ins w:id="1573" w:author="Camille" w:date="2026-09-05T17:14:04Z">
        <w:r>
          <w:rPr>
            <w:rFonts w:hint="eastAsia" w:ascii="宋体" w:hAnsi="宋体" w:eastAsia="宋体" w:cs="宋体"/>
          </w:rPr>
          <w:t>从需求侧打通了数据调用的通道，</w:t>
        </w:r>
      </w:ins>
      <w:ins w:id="1574" w:author="Camille" w:date="2026-09-05T17:32:20Z">
        <w:r>
          <w:rPr>
            <w:rFonts w:hint="eastAsia" w:ascii="宋体" w:hAnsi="宋体" w:eastAsia="宋体" w:cs="宋体"/>
            <w:lang w:eastAsia="zh-CN"/>
          </w:rPr>
          <w:t>“</w:t>
        </w:r>
      </w:ins>
      <w:ins w:id="1575" w:author="Camille" w:date="2026-09-05T17:14:04Z">
        <w:r>
          <w:rPr>
            <w:rFonts w:hint="eastAsia" w:ascii="宋体" w:hAnsi="宋体" w:eastAsia="宋体" w:cs="宋体"/>
          </w:rPr>
          <w:t>社区数仓</w:t>
        </w:r>
      </w:ins>
      <w:ins w:id="1576" w:author="Camille" w:date="2026-09-05T17:32:21Z">
        <w:r>
          <w:rPr>
            <w:rFonts w:hint="eastAsia" w:ascii="宋体" w:hAnsi="宋体" w:eastAsia="宋体" w:cs="宋体"/>
            <w:lang w:eastAsia="zh-CN"/>
          </w:rPr>
          <w:t>”</w:t>
        </w:r>
      </w:ins>
      <w:ins w:id="1577" w:author="Camille" w:date="2026-09-05T17:14:04Z">
        <w:r>
          <w:rPr>
            <w:rFonts w:hint="eastAsia" w:ascii="宋体" w:hAnsi="宋体" w:eastAsia="宋体" w:cs="宋体"/>
          </w:rPr>
          <w:t>从供给侧构建了数据储备的池子，两者通过数据接口形成闭环，基层第一次掌握了对自己数据的自主支配权。供需协同在技术层面形成了完整的回路，却在制度层面留下了尚未填补的空隙。</w:t>
        </w:r>
      </w:ins>
      <w:ins w:id="1578" w:author="Camille" w:date="2026-09-05T20:34:34Z">
        <w:r>
          <w:rPr>
            <w:rFonts w:hint="eastAsia" w:ascii="宋体" w:hAnsi="宋体" w:eastAsia="宋体" w:cs="宋体"/>
            <w:lang w:val="en-US" w:eastAsia="zh-CN"/>
          </w:rPr>
          <w:t>技术</w:t>
        </w:r>
      </w:ins>
      <w:ins w:id="1579" w:author="Camille" w:date="2026-09-05T17:14:04Z">
        <w:r>
          <w:rPr>
            <w:rFonts w:hint="eastAsia" w:ascii="宋体" w:hAnsi="宋体" w:eastAsia="宋体" w:cs="宋体"/>
          </w:rPr>
          <w:t>绕行改善了基层的工作条件，但也可能产生非预期的制度后果。技术绩效对制度矛盾的遮蔽、路径依赖的形成、自主用数对制度变革动力的消解，使得数据壁垒的结构性问题可能被长期保留。</w:t>
        </w:r>
      </w:ins>
    </w:p>
    <w:p w14:paraId="489A073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581" w:author="Camille" w:date="2026-09-05T17:14:31Z"/>
          <w:rFonts w:hint="eastAsia" w:ascii="宋体" w:hAnsi="宋体" w:eastAsia="宋体" w:cs="宋体"/>
        </w:rPr>
        <w:pPrChange w:id="1580"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ins w:id="1582" w:author="Camille" w:date="2026-09-05T17:15:03Z">
        <w:r>
          <w:rPr>
            <w:rFonts w:hint="eastAsia" w:ascii="宋体" w:hAnsi="宋体" w:eastAsia="宋体" w:cs="宋体"/>
          </w:rPr>
          <w:t>从长周期视角审视这一案例，可以发现一个更深层的问题。赫希曼在讨论组织衰败时曾提出，成员面对不满有三种可能的回应方式：退出、呼吁与忠诚</w:t>
        </w:r>
      </w:ins>
      <w:ins w:id="1583" w:author="Camille" w:date="2026-09-05T17:15:03Z">
        <w:r>
          <w:rPr>
            <w:rStyle w:val="12"/>
            <w:rFonts w:hint="eastAsia" w:ascii="宋体" w:hAnsi="宋体" w:eastAsia="宋体" w:cs="宋体"/>
          </w:rPr>
          <w:footnoteReference w:id="42"/>
        </w:r>
      </w:ins>
      <w:ins w:id="1584" w:author="Camille" w:date="2026-09-05T17:15:03Z">
        <w:r>
          <w:rPr>
            <w:rFonts w:hint="eastAsia" w:ascii="宋体" w:hAnsi="宋体" w:eastAsia="宋体" w:cs="宋体"/>
          </w:rPr>
          <w:t>。退出意味着离开不满意的状态、寻找替代方案；呼吁意味着通过表达不满来试图改变现状；忠诚意味着在保持基本认同的前提下忍受暂时的困境。在武侯区的实践中，基层通过</w:t>
        </w:r>
      </w:ins>
      <w:ins w:id="1585" w:author="Camille" w:date="2026-09-05T17:39:42Z">
        <w:r>
          <w:rPr>
            <w:rFonts w:hint="eastAsia" w:ascii="宋体" w:hAnsi="宋体" w:eastAsia="宋体" w:cs="宋体"/>
            <w:lang w:eastAsia="zh-CN"/>
          </w:rPr>
          <w:t>“</w:t>
        </w:r>
      </w:ins>
      <w:ins w:id="1586" w:author="Camille" w:date="2026-09-05T17:15:03Z">
        <w:r>
          <w:rPr>
            <w:rFonts w:hint="eastAsia" w:ascii="宋体" w:hAnsi="宋体" w:eastAsia="宋体" w:cs="宋体"/>
          </w:rPr>
          <w:t>社区数仓</w:t>
        </w:r>
      </w:ins>
      <w:ins w:id="1587" w:author="Camille" w:date="2026-09-05T17:15:03Z">
        <w:r>
          <w:rPr>
            <w:rFonts w:hint="default" w:ascii="宋体" w:hAnsi="宋体" w:eastAsia="宋体" w:cs="宋体"/>
            <w:lang w:val="en-US" w:eastAsia="zh-CN"/>
          </w:rPr>
          <w:t>”</w:t>
        </w:r>
      </w:ins>
      <w:ins w:id="1588" w:author="Camille" w:date="2026-09-05T17:15:03Z">
        <w:r>
          <w:rPr>
            <w:rFonts w:hint="eastAsia" w:ascii="宋体" w:hAnsi="宋体" w:eastAsia="宋体" w:cs="宋体"/>
          </w:rPr>
          <w:t>获得了自主用数的能力</w:t>
        </w:r>
      </w:ins>
      <w:ins w:id="1589" w:author="Camille" w:date="2026-09-05T17:15:03Z">
        <w:r>
          <w:rPr>
            <w:rFonts w:hint="eastAsia" w:ascii="宋体" w:hAnsi="宋体" w:eastAsia="宋体" w:cs="宋体"/>
            <w:lang w:val="en-US" w:eastAsia="zh-CN"/>
          </w:rPr>
          <w:t>,</w:t>
        </w:r>
      </w:ins>
      <w:ins w:id="1590" w:author="Camille" w:date="2026-09-05T17:15:03Z">
        <w:r>
          <w:rPr>
            <w:rFonts w:hint="eastAsia" w:ascii="宋体" w:hAnsi="宋体" w:eastAsia="宋体" w:cs="宋体"/>
          </w:rPr>
          <w:t>这类似于一种有限的退出</w:t>
        </w:r>
      </w:ins>
      <w:ins w:id="1591" w:author="Camille" w:date="2026-09-05T17:16:36Z">
        <w:r>
          <w:rPr>
            <w:rFonts w:hint="eastAsia" w:ascii="宋体" w:hAnsi="宋体" w:eastAsia="宋体" w:cs="宋体"/>
            <w:lang w:eastAsia="zh-CN"/>
          </w:rPr>
          <w:t>，</w:t>
        </w:r>
      </w:ins>
      <w:ins w:id="1592" w:author="Camille" w:date="2026-09-05T17:16:45Z">
        <w:r>
          <w:rPr>
            <w:rFonts w:hint="eastAsia" w:ascii="宋体" w:hAnsi="宋体" w:eastAsia="宋体" w:cs="宋体"/>
            <w:lang w:eastAsia="zh-CN"/>
          </w:rPr>
          <w:t>是一种寻找替代方案的策略</w:t>
        </w:r>
      </w:ins>
      <w:ins w:id="1593" w:author="Camille" w:date="2026-09-05T17:15:03Z">
        <w:r>
          <w:rPr>
            <w:rFonts w:hint="eastAsia" w:ascii="宋体" w:hAnsi="宋体" w:eastAsia="宋体" w:cs="宋体"/>
          </w:rPr>
          <w:t>。它使基层在既有制度约束下获得了更大的行动空间，但也在客观上降低了基层继续通过程序性渠道推动制度调整的动力。</w:t>
        </w:r>
      </w:ins>
      <w:ins w:id="1594" w:author="Camille" w:date="2026-09-05T17:15:03Z">
        <w:r>
          <w:rPr>
            <w:rFonts w:hint="eastAsia" w:ascii="宋体" w:hAnsi="宋体" w:eastAsia="宋体" w:cs="宋体"/>
            <w:lang w:val="en-US" w:eastAsia="zh-CN"/>
          </w:rPr>
          <w:t>但</w:t>
        </w:r>
      </w:ins>
      <w:ins w:id="1595" w:author="Camille" w:date="2026-09-05T17:15:03Z">
        <w:r>
          <w:rPr>
            <w:rFonts w:hint="eastAsia" w:ascii="宋体" w:hAnsi="宋体" w:eastAsia="宋体" w:cs="宋体"/>
          </w:rPr>
          <w:t>基层之所以没有完全放弃程序性渠道、彻底脱离现有治理体系，恰恰因为他们对基层治理职责本身的认同和坚守</w:t>
        </w:r>
      </w:ins>
      <w:ins w:id="1596" w:author="Camille" w:date="2026-09-05T17:23:34Z">
        <w:r>
          <w:rPr>
            <w:rFonts w:hint="eastAsia" w:ascii="宋体" w:hAnsi="宋体" w:eastAsia="宋体" w:cs="宋体"/>
            <w:lang w:eastAsia="zh-CN"/>
          </w:rPr>
          <w:t>。</w:t>
        </w:r>
      </w:ins>
      <w:ins w:id="1597" w:author="Camille" w:date="2026-09-05T17:23:31Z">
        <w:r>
          <w:rPr>
            <w:rFonts w:hint="eastAsia" w:ascii="宋体" w:hAnsi="宋体" w:eastAsia="宋体" w:cs="宋体"/>
            <w:lang w:val="en-US" w:eastAsia="zh-CN"/>
          </w:rPr>
          <w:t>虽然</w:t>
        </w:r>
      </w:ins>
      <w:ins w:id="1598" w:author="Camille" w:date="2026-09-05T17:23:00Z">
        <w:r>
          <w:rPr>
            <w:rFonts w:hint="eastAsia" w:ascii="宋体" w:hAnsi="宋体" w:eastAsia="宋体" w:cs="宋体"/>
          </w:rPr>
          <w:t>使得制度变革的动力被更隐蔽地消解</w:t>
        </w:r>
      </w:ins>
      <w:ins w:id="1599" w:author="Camille" w:date="2026-09-05T17:23:59Z">
        <w:r>
          <w:rPr>
            <w:rFonts w:hint="eastAsia" w:ascii="宋体" w:hAnsi="宋体" w:eastAsia="宋体" w:cs="宋体"/>
            <w:lang w:eastAsia="zh-CN"/>
          </w:rPr>
          <w:t>，</w:t>
        </w:r>
      </w:ins>
      <w:ins w:id="1600" w:author="Camille" w:date="2026-09-05T17:23:00Z">
        <w:r>
          <w:rPr>
            <w:rFonts w:hint="eastAsia" w:ascii="宋体" w:hAnsi="宋体" w:eastAsia="宋体" w:cs="宋体"/>
          </w:rPr>
          <w:t>制度问题不再有人去推动解决，陷入了一种“绕行而不改变”的状态</w:t>
        </w:r>
      </w:ins>
      <w:ins w:id="1601" w:author="Camille" w:date="2026-09-05T17:24:11Z">
        <w:r>
          <w:rPr>
            <w:rFonts w:hint="eastAsia" w:ascii="宋体" w:hAnsi="宋体" w:eastAsia="宋体" w:cs="宋体"/>
            <w:lang w:eastAsia="zh-CN"/>
          </w:rPr>
          <w:t>，</w:t>
        </w:r>
      </w:ins>
      <w:ins w:id="1602" w:author="Camille" w:date="2026-09-05T17:24:13Z">
        <w:r>
          <w:rPr>
            <w:rFonts w:hint="eastAsia" w:ascii="宋体" w:hAnsi="宋体" w:eastAsia="宋体" w:cs="宋体"/>
            <w:lang w:val="en-US" w:eastAsia="zh-CN"/>
          </w:rPr>
          <w:t>但</w:t>
        </w:r>
      </w:ins>
      <w:ins w:id="1603" w:author="Camille" w:date="2026-09-05T17:15:03Z">
        <w:r>
          <w:rPr>
            <w:rFonts w:hint="eastAsia" w:ascii="宋体" w:hAnsi="宋体" w:eastAsia="宋体" w:cs="宋体"/>
          </w:rPr>
          <w:t>他们仍然在既有制度框架内完成数据工作</w:t>
        </w:r>
      </w:ins>
      <w:ins w:id="1604" w:author="Camille" w:date="2026-09-05T17:24:23Z">
        <w:r>
          <w:rPr>
            <w:rFonts w:hint="eastAsia" w:ascii="宋体" w:hAnsi="宋体" w:eastAsia="宋体" w:cs="宋体"/>
            <w:lang w:eastAsia="zh-CN"/>
          </w:rPr>
          <w:t>，</w:t>
        </w:r>
      </w:ins>
      <w:ins w:id="1605" w:author="Camille" w:date="2026-09-05T17:15:03Z">
        <w:r>
          <w:rPr>
            <w:rFonts w:hint="eastAsia" w:ascii="宋体" w:hAnsi="宋体" w:eastAsia="宋体" w:cs="宋体"/>
          </w:rPr>
          <w:t>使得有限的退出不至于演变为完全脱离</w:t>
        </w:r>
      </w:ins>
      <w:ins w:id="1606" w:author="Camille" w:date="2026-09-05T17:23:07Z">
        <w:r>
          <w:rPr>
            <w:rFonts w:hint="eastAsia" w:ascii="宋体" w:hAnsi="宋体" w:eastAsia="宋体" w:cs="宋体"/>
            <w:lang w:eastAsia="zh-CN"/>
          </w:rPr>
          <w:t>。</w:t>
        </w:r>
      </w:ins>
      <w:ins w:id="1607" w:author="Camille" w:date="2026-09-05T17:21:08Z">
        <w:r>
          <w:rPr>
            <w:rFonts w:hint="eastAsia" w:ascii="宋体" w:hAnsi="宋体" w:eastAsia="宋体" w:cs="宋体"/>
            <w:lang w:val="en-US" w:eastAsia="zh-CN"/>
          </w:rPr>
          <w:t>由此可见，</w:t>
        </w:r>
      </w:ins>
      <w:ins w:id="1608" w:author="Camille" w:date="2026-09-05T17:21:25Z">
        <w:r>
          <w:rPr>
            <w:rFonts w:hint="eastAsia" w:ascii="宋体" w:hAnsi="宋体" w:eastAsia="宋体" w:cs="宋体"/>
            <w:lang w:val="en-US" w:eastAsia="zh-CN"/>
          </w:rPr>
          <w:t>基层人员的</w:t>
        </w:r>
      </w:ins>
      <w:ins w:id="1609" w:author="Camille" w:date="2026-09-05T17:21:18Z">
        <w:r>
          <w:rPr>
            <w:rFonts w:hint="eastAsia" w:ascii="宋体" w:hAnsi="宋体" w:eastAsia="宋体" w:cs="宋体"/>
            <w:lang w:val="en-US" w:eastAsia="zh-CN"/>
          </w:rPr>
          <w:t>“</w:t>
        </w:r>
      </w:ins>
      <w:ins w:id="1610" w:author="Camille" w:date="2026-09-05T17:20:26Z">
        <w:r>
          <w:rPr>
            <w:rFonts w:hint="eastAsia" w:ascii="宋体" w:hAnsi="宋体" w:eastAsia="宋体" w:cs="宋体"/>
          </w:rPr>
          <w:t>忠诚</w:t>
        </w:r>
      </w:ins>
      <w:ins w:id="1611" w:author="Camille" w:date="2026-09-05T17:21:20Z">
        <w:r>
          <w:rPr>
            <w:rFonts w:hint="eastAsia" w:ascii="宋体" w:hAnsi="宋体" w:eastAsia="宋体" w:cs="宋体"/>
            <w:lang w:eastAsia="zh-CN"/>
          </w:rPr>
          <w:t>”</w:t>
        </w:r>
      </w:ins>
      <w:ins w:id="1612" w:author="Camille" w:date="2026-09-05T17:21:16Z">
        <w:r>
          <w:rPr>
            <w:rFonts w:hint="eastAsia" w:ascii="宋体" w:hAnsi="宋体" w:eastAsia="宋体" w:cs="宋体"/>
            <w:lang w:val="en-US" w:eastAsia="zh-CN"/>
          </w:rPr>
          <w:t>可以作为</w:t>
        </w:r>
      </w:ins>
      <w:ins w:id="1613" w:author="Camille" w:date="2026-09-05T17:20:26Z">
        <w:r>
          <w:rPr>
            <w:rFonts w:hint="eastAsia" w:ascii="宋体" w:hAnsi="宋体" w:eastAsia="宋体" w:cs="宋体"/>
          </w:rPr>
          <w:t>一种可以被识别和引导的结构性资源。它</w:t>
        </w:r>
      </w:ins>
      <w:ins w:id="1614" w:author="Camille" w:date="2026-09-05T17:25:00Z">
        <w:r>
          <w:rPr>
            <w:rFonts w:hint="eastAsia" w:ascii="宋体" w:hAnsi="宋体" w:eastAsia="宋体" w:cs="宋体"/>
            <w:lang w:val="en-US" w:eastAsia="zh-CN"/>
          </w:rPr>
          <w:t>虽然</w:t>
        </w:r>
      </w:ins>
      <w:ins w:id="1615" w:author="Camille" w:date="2026-09-05T17:20:26Z">
        <w:r>
          <w:rPr>
            <w:rFonts w:hint="eastAsia" w:ascii="宋体" w:hAnsi="宋体" w:eastAsia="宋体" w:cs="宋体"/>
          </w:rPr>
          <w:t>抑制了激进的退出行为，又替代了公开的呼吁诉求，使组织在维持表面稳定的同时丧失了自我纠偏的机制</w:t>
        </w:r>
      </w:ins>
      <w:ins w:id="1616" w:author="Camille" w:date="2026-09-05T17:25:05Z">
        <w:r>
          <w:rPr>
            <w:rFonts w:hint="eastAsia" w:ascii="宋体" w:hAnsi="宋体" w:eastAsia="宋体" w:cs="宋体"/>
            <w:lang w:eastAsia="zh-CN"/>
          </w:rPr>
          <w:t>，</w:t>
        </w:r>
      </w:ins>
      <w:ins w:id="1617" w:author="Camille" w:date="2026-09-05T17:20:26Z">
        <w:r>
          <w:rPr>
            <w:rFonts w:hint="eastAsia" w:ascii="宋体" w:hAnsi="宋体" w:eastAsia="宋体" w:cs="宋体"/>
          </w:rPr>
          <w:t>但若制度设计能够识别</w:t>
        </w:r>
      </w:ins>
      <w:ins w:id="1618" w:author="Camille" w:date="2026-09-05T17:25:12Z">
        <w:r>
          <w:rPr>
            <w:rFonts w:hint="eastAsia" w:ascii="宋体" w:hAnsi="宋体" w:eastAsia="宋体" w:cs="宋体"/>
            <w:lang w:eastAsia="zh-CN"/>
          </w:rPr>
          <w:t>“</w:t>
        </w:r>
      </w:ins>
      <w:ins w:id="1619" w:author="Camille" w:date="2026-09-05T17:20:26Z">
        <w:r>
          <w:rPr>
            <w:rFonts w:hint="eastAsia" w:ascii="宋体" w:hAnsi="宋体" w:eastAsia="宋体" w:cs="宋体"/>
          </w:rPr>
          <w:t>忠诚</w:t>
        </w:r>
      </w:ins>
      <w:ins w:id="1620" w:author="Camille" w:date="2026-09-05T17:25:14Z">
        <w:r>
          <w:rPr>
            <w:rFonts w:hint="eastAsia" w:ascii="宋体" w:hAnsi="宋体" w:eastAsia="宋体" w:cs="宋体"/>
            <w:lang w:eastAsia="zh-CN"/>
          </w:rPr>
          <w:t>”</w:t>
        </w:r>
      </w:ins>
      <w:ins w:id="1621" w:author="Camille" w:date="2026-09-05T17:20:26Z">
        <w:r>
          <w:rPr>
            <w:rFonts w:hint="eastAsia" w:ascii="宋体" w:hAnsi="宋体" w:eastAsia="宋体" w:cs="宋体"/>
          </w:rPr>
          <w:t>的存在并将其转化为建设性的参与力量</w:t>
        </w:r>
      </w:ins>
      <w:ins w:id="1622" w:author="Camille" w:date="2026-09-05T17:25:20Z">
        <w:r>
          <w:rPr>
            <w:rFonts w:hint="eastAsia" w:ascii="宋体" w:hAnsi="宋体" w:eastAsia="宋体" w:cs="宋体"/>
            <w:lang w:eastAsia="zh-CN"/>
          </w:rPr>
          <w:t>，</w:t>
        </w:r>
      </w:ins>
      <w:ins w:id="1623" w:author="Camille" w:date="2026-09-05T17:20:26Z">
        <w:r>
          <w:rPr>
            <w:rFonts w:hint="eastAsia" w:ascii="宋体" w:hAnsi="宋体" w:eastAsia="宋体" w:cs="宋体"/>
          </w:rPr>
          <w:t>那么</w:t>
        </w:r>
      </w:ins>
      <w:ins w:id="1624" w:author="Camille" w:date="2026-09-05T17:25:49Z">
        <w:r>
          <w:rPr>
            <w:rFonts w:hint="eastAsia" w:ascii="宋体" w:hAnsi="宋体" w:eastAsia="宋体" w:cs="宋体"/>
            <w:lang w:eastAsia="zh-CN"/>
          </w:rPr>
          <w:t>“</w:t>
        </w:r>
      </w:ins>
      <w:ins w:id="1625" w:author="Camille" w:date="2026-09-05T17:20:26Z">
        <w:r>
          <w:rPr>
            <w:rFonts w:hint="eastAsia" w:ascii="宋体" w:hAnsi="宋体" w:eastAsia="宋体" w:cs="宋体"/>
          </w:rPr>
          <w:t>忠诚</w:t>
        </w:r>
      </w:ins>
      <w:ins w:id="1626" w:author="Camille" w:date="2026-09-05T17:25:51Z">
        <w:r>
          <w:rPr>
            <w:rFonts w:hint="eastAsia" w:ascii="宋体" w:hAnsi="宋体" w:eastAsia="宋体" w:cs="宋体"/>
            <w:lang w:eastAsia="zh-CN"/>
          </w:rPr>
          <w:t>”</w:t>
        </w:r>
      </w:ins>
      <w:ins w:id="1627" w:author="Camille" w:date="2026-09-05T17:20:26Z">
        <w:r>
          <w:rPr>
            <w:rFonts w:hint="eastAsia" w:ascii="宋体" w:hAnsi="宋体" w:eastAsia="宋体" w:cs="宋体"/>
          </w:rPr>
          <w:t>便可能从改革的阻力转变为改革的缓冲层，从接受者转变为建设性的参与者。技术绕行是否能够超越其工具属性，成为激活制度学习而非遮蔽制度问题的契机，取决于技术方案是否被制度框架所吸纳而非搁置。当技术效能与制度弹性形成共振，而非相互替代时，绕行才能避免沦为永久的替代方案，</w:t>
        </w:r>
      </w:ins>
      <w:ins w:id="1628" w:author="Camille" w:date="2026-09-05T17:26:21Z">
        <w:r>
          <w:rPr>
            <w:rFonts w:hint="eastAsia" w:ascii="宋体" w:hAnsi="宋体" w:eastAsia="宋体" w:cs="宋体"/>
            <w:lang w:eastAsia="zh-CN"/>
          </w:rPr>
          <w:t>“</w:t>
        </w:r>
      </w:ins>
      <w:ins w:id="1629" w:author="Camille" w:date="2026-09-05T17:20:26Z">
        <w:r>
          <w:rPr>
            <w:rFonts w:hint="eastAsia" w:ascii="宋体" w:hAnsi="宋体" w:eastAsia="宋体" w:cs="宋体"/>
          </w:rPr>
          <w:t>忠诚</w:t>
        </w:r>
      </w:ins>
      <w:ins w:id="1630" w:author="Camille" w:date="2026-09-05T17:26:23Z">
        <w:r>
          <w:rPr>
            <w:rFonts w:hint="eastAsia" w:ascii="宋体" w:hAnsi="宋体" w:eastAsia="宋体" w:cs="宋体"/>
            <w:lang w:eastAsia="zh-CN"/>
          </w:rPr>
          <w:t>”</w:t>
        </w:r>
      </w:ins>
      <w:ins w:id="1631" w:author="Camille" w:date="2026-09-05T17:20:26Z">
        <w:r>
          <w:rPr>
            <w:rFonts w:hint="eastAsia" w:ascii="宋体" w:hAnsi="宋体" w:eastAsia="宋体" w:cs="宋体"/>
          </w:rPr>
          <w:t>才能从消解变革动力转向凝聚变革共识。这便是技术、制度与人的协同命题。</w:t>
        </w:r>
      </w:ins>
      <w:del w:id="1632" w:author="Camille" w:date="2026-09-05T17:14:31Z">
        <w:r>
          <w:rPr>
            <w:rFonts w:hint="eastAsia" w:ascii="宋体" w:hAnsi="宋体" w:eastAsia="宋体" w:cs="宋体"/>
          </w:rPr>
          <w:delText>供需协同减负以数仓归集、AI嵌入与制度保障三重路径，推动基层</w:delText>
        </w:r>
      </w:del>
      <w:del w:id="1633" w:author="Camille" w:date="2026-09-05T17:14:31Z">
        <w:r>
          <w:rPr>
            <w:rFonts w:hint="eastAsia" w:ascii="宋体" w:hAnsi="宋体" w:eastAsia="宋体" w:cs="宋体"/>
            <w:lang w:val="en-US" w:eastAsia="zh-CN"/>
          </w:rPr>
          <w:delText>智能</w:delText>
        </w:r>
      </w:del>
      <w:del w:id="1634" w:author="Camille" w:date="2026-09-05T17:14:31Z">
        <w:r>
          <w:rPr>
            <w:rFonts w:hint="eastAsia" w:ascii="宋体" w:hAnsi="宋体" w:eastAsia="宋体" w:cs="宋体"/>
          </w:rPr>
          <w:delText>治理从技术减负向供需共生的范式转变。数仓归集为AI提供可被机器读取和处理的统一数据形态，AI嵌入暴露出的标准化边界倒逼制度层面对字段标准和审核流程做出调适，制度保障为数据质量的持续改善和AI匹配度的持续提升提供了运行空间。工具效率与制度惯习的适配、标准化操作与差异化情境的动态平衡，在这种嵌套关系中逐步实现。</w:delText>
        </w:r>
      </w:del>
    </w:p>
    <w:p w14:paraId="4EAC372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36" w:author="Camille" w:date="2026-09-05T17:14:31Z"/>
          <w:rFonts w:hint="eastAsia" w:ascii="宋体" w:hAnsi="宋体" w:eastAsia="宋体" w:cs="宋体"/>
        </w:rPr>
        <w:pPrChange w:id="1635"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37" w:author="Camille" w:date="2026-09-05T17:14:31Z">
        <w:r>
          <w:rPr>
            <w:rFonts w:hint="eastAsia" w:ascii="宋体" w:hAnsi="宋体" w:eastAsia="宋体" w:cs="宋体"/>
          </w:rPr>
          <w:delText>三重路径的运转使基层数据治理的决策逻辑发生了根本性变化。传统模式下，基层决策高度依赖个人经验与零散信息，决策的准确性与效率受限于个人的信息获取能力与判断水平。</w:delText>
        </w:r>
      </w:del>
      <w:del w:id="1638" w:author="Camille" w:date="2026-09-05T17:14:31Z">
        <w:r>
          <w:rPr>
            <w:rFonts w:hint="eastAsia" w:ascii="宋体" w:hAnsi="宋体" w:eastAsia="宋体" w:cs="宋体"/>
            <w:lang w:eastAsia="zh-CN"/>
          </w:rPr>
          <w:delText>“</w:delText>
        </w:r>
      </w:del>
      <w:del w:id="1639" w:author="Camille" w:date="2026-09-05T17:14:31Z">
        <w:r>
          <w:rPr>
            <w:rFonts w:hint="eastAsia" w:ascii="宋体" w:hAnsi="宋体" w:eastAsia="宋体" w:cs="宋体"/>
          </w:rPr>
          <w:delText>报表通</w:delText>
        </w:r>
      </w:del>
      <w:del w:id="1640" w:author="Camille" w:date="2026-09-05T17:14:31Z">
        <w:r>
          <w:rPr>
            <w:rFonts w:hint="eastAsia" w:ascii="宋体" w:hAnsi="宋体" w:eastAsia="宋体" w:cs="宋体"/>
            <w:lang w:eastAsia="zh-CN"/>
          </w:rPr>
          <w:delText>”</w:delText>
        </w:r>
      </w:del>
      <w:del w:id="1641" w:author="Camille" w:date="2026-09-05T17:14:31Z">
        <w:r>
          <w:rPr>
            <w:rFonts w:hint="eastAsia" w:ascii="宋体" w:hAnsi="宋体" w:eastAsia="宋体" w:cs="宋体"/>
          </w:rPr>
          <w:delText>的数据筛选与智能统计功能使困境儿童的自动识别、重点老年人群体的精准定位、隐患整改情况的实时追踪成为可能。数据不再只是工作记录，转而构成治理决策的事实依据。基层决策从经验驱动转向数据驱动，数字空间中的数据成为连接物理空间与社会空间的中介。基层工作人员通过数字空间中的数据感知物理空间的变化，进而采取社会空间中的行动，再将行动结果通过数字空间反馈、沉淀，形成新的数据资源。物理空间感知、数字空间分析、社会空间行动、数字空间反馈的闭环，是三元空间融合在基层治理中的具体实现形态</w:delText>
        </w:r>
      </w:del>
      <w:del w:id="1642" w:author="Camille" w:date="2026-09-05T17:14:31Z">
        <w:r>
          <w:rPr>
            <w:rStyle w:val="12"/>
            <w:rFonts w:hint="eastAsia" w:ascii="宋体" w:hAnsi="宋体" w:eastAsia="宋体" w:cs="宋体"/>
          </w:rPr>
          <w:footnoteReference w:id="43"/>
        </w:r>
      </w:del>
      <w:del w:id="1643" w:author="Camille" w:date="2026-09-05T17:14:31Z">
        <w:r>
          <w:rPr>
            <w:rFonts w:hint="eastAsia" w:ascii="宋体" w:hAnsi="宋体" w:eastAsia="宋体" w:cs="宋体"/>
          </w:rPr>
          <w:delText>。</w:delText>
        </w:r>
      </w:del>
    </w:p>
    <w:p w14:paraId="72226A15">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45" w:author="Camille" w:date="2026-09-05T17:14:31Z"/>
          <w:rFonts w:hint="eastAsia" w:ascii="宋体" w:hAnsi="宋体" w:eastAsia="宋体" w:cs="宋体"/>
        </w:rPr>
        <w:pPrChange w:id="1644"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46" w:author="Camille" w:date="2026-09-05T17:14:31Z">
        <w:r>
          <w:rPr>
            <w:rFonts w:hint="eastAsia" w:ascii="宋体" w:hAnsi="宋体" w:eastAsia="宋体" w:cs="宋体"/>
          </w:rPr>
          <w:delText>这一范式的深层变化在于数据权属关系的重新界定。在传统治理中，数据归各业务条线所有，基层仅承担采集与上报的义务。数仓对回流数据、汇聚数据与采集数据的统一归集，使数据从部门内部资源转化为基层可用的治理资源，数据不再单向向上流动，转而成为支撑基层日常治理的基础资源。数据在被采集后不再脱离基层的控制，而是在数仓中与回流数据、汇聚数据融合，重新进入基层的治理决策过程</w:delText>
        </w:r>
      </w:del>
      <w:del w:id="1647" w:author="Camille" w:date="2026-09-05T17:14:31Z">
        <w:r>
          <w:rPr>
            <w:rFonts w:hint="eastAsia" w:ascii="宋体" w:hAnsi="宋体" w:eastAsia="宋体" w:cs="宋体"/>
            <w:lang w:eastAsia="zh-CN"/>
          </w:rPr>
          <w:delText>，</w:delText>
        </w:r>
      </w:del>
      <w:del w:id="1648" w:author="Camille" w:date="2026-09-05T17:14:31Z">
        <w:r>
          <w:rPr>
            <w:rFonts w:hint="eastAsia" w:ascii="宋体" w:hAnsi="宋体" w:eastAsia="宋体" w:cs="宋体"/>
          </w:rPr>
          <w:delText>基层拥有了对所采集数据的二次使用权</w:delText>
        </w:r>
      </w:del>
      <w:del w:id="1649" w:author="Camille" w:date="2026-09-05T17:14:31Z">
        <w:r>
          <w:rPr>
            <w:rFonts w:hint="eastAsia" w:ascii="宋体" w:hAnsi="宋体" w:eastAsia="宋体" w:cs="宋体"/>
            <w:lang w:eastAsia="zh-CN"/>
          </w:rPr>
          <w:delText>。</w:delText>
        </w:r>
      </w:del>
      <w:del w:id="1650" w:author="Camille" w:date="2026-09-05T17:14:31Z">
        <w:r>
          <w:rPr>
            <w:rFonts w:hint="eastAsia" w:ascii="宋体" w:hAnsi="宋体" w:eastAsia="宋体" w:cs="宋体"/>
          </w:rPr>
          <w:delText>这种数据权属关系的转变是供需协同得以成立的前提条件，也是范式转变的核心内容。</w:delText>
        </w:r>
      </w:del>
    </w:p>
    <w:p w14:paraId="61BC235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52" w:author="Camille" w:date="2026-09-05T17:14:31Z"/>
          <w:rFonts w:hint="eastAsia" w:ascii="宋体" w:hAnsi="宋体" w:eastAsia="宋体" w:cs="宋体"/>
        </w:rPr>
        <w:pPrChange w:id="1651"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53" w:author="Camille" w:date="2026-09-05T17:14:31Z">
        <w:r>
          <w:rPr>
            <w:rFonts w:hint="eastAsia" w:ascii="宋体" w:hAnsi="宋体" w:eastAsia="宋体" w:cs="宋体"/>
          </w:rPr>
          <w:delText>供需协同的本质，是通过数据归集、智能工具与制度保障三重路径的配合，改变数据在基层治理中的流动方向与权属配置</w:delText>
        </w:r>
      </w:del>
      <w:del w:id="1654" w:author="Camille" w:date="2026-09-05T17:14:31Z">
        <w:r>
          <w:rPr>
            <w:rFonts w:hint="eastAsia" w:ascii="宋体" w:hAnsi="宋体" w:eastAsia="宋体" w:cs="宋体"/>
            <w:lang w:eastAsia="zh-CN"/>
          </w:rPr>
          <w:delText>，</w:delText>
        </w:r>
      </w:del>
      <w:del w:id="1655" w:author="Camille" w:date="2026-09-05T17:14:31Z">
        <w:r>
          <w:rPr>
            <w:rFonts w:hint="eastAsia" w:ascii="宋体" w:hAnsi="宋体" w:eastAsia="宋体" w:cs="宋体"/>
            <w:lang w:val="en-US" w:eastAsia="zh-CN"/>
          </w:rPr>
          <w:delText>使</w:delText>
        </w:r>
      </w:del>
      <w:del w:id="1656" w:author="Camille" w:date="2026-09-05T17:14:31Z">
        <w:r>
          <w:rPr>
            <w:rFonts w:hint="eastAsia" w:ascii="宋体" w:hAnsi="宋体" w:eastAsia="宋体" w:cs="宋体"/>
          </w:rPr>
          <w:delText>报表通与社区数仓的协同使数据从单向向上流动变为双向循环流动。当数据既向上流动又向下回流的循环建立起来之后，基层工作人员的角色就从数据搬运工转变为数据使用者，从完成填报任务转向支撑治理决策。三重路径的配合最终使基层工作人员从数据事务中持续释放，使街道治理从人海巡查转向数据驱动的精细化治理。</w:delText>
        </w:r>
      </w:del>
    </w:p>
    <w:p w14:paraId="1DAF6F1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562" w:firstLineChars="200"/>
        <w:textAlignment w:val="auto"/>
        <w:rPr>
          <w:del w:id="1658" w:author="Camille" w:date="2026-09-05T17:14:31Z"/>
          <w:rFonts w:hint="eastAsia" w:ascii="宋体" w:hAnsi="宋体" w:eastAsia="宋体" w:cs="宋体"/>
          <w:b/>
          <w:bCs/>
          <w:sz w:val="28"/>
          <w:szCs w:val="28"/>
        </w:rPr>
        <w:pPrChange w:id="1657"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del w:id="1659" w:author="Camille" w:date="2026-09-05T17:14:31Z">
        <w:r>
          <w:rPr>
            <w:rFonts w:hint="eastAsia" w:ascii="宋体" w:hAnsi="宋体" w:eastAsia="宋体" w:cs="宋体"/>
            <w:b/>
            <w:bCs/>
            <w:sz w:val="28"/>
            <w:szCs w:val="28"/>
          </w:rPr>
          <w:delText>实践审思</w:delText>
        </w:r>
      </w:del>
    </w:p>
    <w:p w14:paraId="0218C69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82" w:firstLineChars="200"/>
        <w:textAlignment w:val="auto"/>
        <w:rPr>
          <w:del w:id="1661" w:author="Camille" w:date="2026-09-05T17:14:31Z"/>
          <w:rFonts w:hint="eastAsia" w:ascii="宋体" w:hAnsi="宋体" w:eastAsia="宋体" w:cs="宋体"/>
          <w:b/>
          <w:bCs/>
          <w:sz w:val="24"/>
          <w:szCs w:val="24"/>
        </w:rPr>
        <w:pPrChange w:id="1660"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del w:id="1662" w:author="Camille" w:date="2026-09-05T17:14:31Z">
        <w:r>
          <w:rPr>
            <w:rFonts w:hint="eastAsia" w:ascii="宋体" w:hAnsi="宋体" w:eastAsia="宋体" w:cs="宋体"/>
            <w:b/>
            <w:bCs/>
            <w:sz w:val="24"/>
            <w:szCs w:val="24"/>
          </w:rPr>
          <w:delText>结构性壁垒</w:delText>
        </w:r>
      </w:del>
    </w:p>
    <w:p w14:paraId="083AF8F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64" w:author="Camille" w:date="2026-09-05T17:14:31Z"/>
          <w:rFonts w:hint="eastAsia" w:ascii="宋体" w:hAnsi="宋体" w:eastAsia="宋体" w:cs="宋体"/>
        </w:rPr>
        <w:pPrChange w:id="1663"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65" w:author="Camille" w:date="2026-09-05T17:14:31Z">
        <w:r>
          <w:rPr>
            <w:rFonts w:hint="eastAsia" w:ascii="宋体" w:hAnsi="宋体" w:eastAsia="宋体" w:cs="宋体"/>
          </w:rPr>
          <w:delText>数仓建设与AI嵌入在技术层面搭建了供需协同的完整链条，</w:delText>
        </w:r>
      </w:del>
      <w:del w:id="1666" w:author="Camille" w:date="2026-09-05T17:14:31Z">
        <w:r>
          <w:rPr>
            <w:rFonts w:hint="eastAsia" w:ascii="宋体" w:hAnsi="宋体" w:eastAsia="宋体" w:cs="宋体"/>
            <w:lang w:val="en-US" w:eastAsia="zh-CN"/>
          </w:rPr>
          <w:delText>但</w:delText>
        </w:r>
      </w:del>
      <w:del w:id="1667" w:author="Camille" w:date="2026-09-05T17:14:31Z">
        <w:r>
          <w:rPr>
            <w:rFonts w:hint="eastAsia" w:ascii="宋体" w:hAnsi="宋体" w:eastAsia="宋体" w:cs="宋体"/>
          </w:rPr>
          <w:delText>武侯区的实践仍然暴露出两个更深层次的结构性问题。</w:delText>
        </w:r>
      </w:del>
    </w:p>
    <w:p w14:paraId="755AD56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textAlignment w:val="auto"/>
        <w:rPr>
          <w:del w:id="1669" w:author="Camille" w:date="2026-09-05T17:14:31Z"/>
          <w:rFonts w:hint="eastAsia" w:ascii="宋体" w:hAnsi="宋体" w:eastAsia="宋体" w:cs="宋体"/>
          <w:b/>
          <w:bCs/>
        </w:rPr>
        <w:pPrChange w:id="1668"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del w:id="1670" w:author="Camille" w:date="2026-09-05T17:14:31Z">
        <w:r>
          <w:rPr>
            <w:rFonts w:hint="eastAsia" w:ascii="宋体" w:hAnsi="宋体" w:eastAsia="宋体" w:cs="宋体"/>
            <w:b/>
            <w:bCs/>
          </w:rPr>
          <w:delText>数据留存社区的制度限度</w:delText>
        </w:r>
      </w:del>
    </w:p>
    <w:p w14:paraId="2E369AD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72" w:author="Camille" w:date="2026-09-05T17:14:31Z"/>
          <w:rFonts w:hint="eastAsia" w:ascii="宋体" w:hAnsi="宋体" w:eastAsia="宋体" w:cs="宋体"/>
        </w:rPr>
        <w:pPrChange w:id="1671"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73" w:author="Camille" w:date="2026-09-05T17:14:31Z">
        <w:r>
          <w:rPr>
            <w:rFonts w:hint="eastAsia" w:ascii="宋体" w:hAnsi="宋体" w:eastAsia="宋体" w:cs="宋体"/>
          </w:rPr>
          <w:delText>社区数仓以单向同步的技术设计使部门数据可以流入社区，基层由此获得了对自有数据的二次使用权</w:delText>
        </w:r>
      </w:del>
      <w:del w:id="1674" w:author="Camille" w:date="2026-09-05T17:14:31Z">
        <w:r>
          <w:rPr>
            <w:rFonts w:hint="eastAsia" w:ascii="宋体" w:hAnsi="宋体" w:eastAsia="宋体" w:cs="宋体"/>
            <w:lang w:eastAsia="zh-CN"/>
          </w:rPr>
          <w:delText>，</w:delText>
        </w:r>
      </w:del>
      <w:del w:id="1675" w:author="Camille" w:date="2026-09-05T17:14:31Z">
        <w:r>
          <w:rPr>
            <w:rFonts w:hint="eastAsia" w:ascii="宋体" w:hAnsi="宋体" w:eastAsia="宋体" w:cs="宋体"/>
          </w:rPr>
          <w:delText>浆洗街街道230名残疾人的精准摸排和31家企业的自动匹配依托这一制度设计得以实现。但数仓所能归集的仅限于社区自有数据和部分回流数据，部门核心业务数据并未同步进入数仓。当社区需要的数据超出了自有数仓的覆盖范围时，数据调用依然需要部门的配合。在数据工作推进会上，部门负责人以数据口径和权责归属为由拒绝向社区开放数据</w:delText>
        </w:r>
      </w:del>
      <w:del w:id="1676" w:author="Camille" w:date="2026-09-05T17:14:31Z">
        <w:r>
          <w:rPr>
            <w:rFonts w:hint="eastAsia" w:ascii="宋体" w:hAnsi="宋体" w:eastAsia="宋体" w:cs="宋体"/>
            <w:lang w:eastAsia="zh-CN"/>
          </w:rPr>
          <w:delText>，</w:delText>
        </w:r>
      </w:del>
      <w:del w:id="1677" w:author="Camille" w:date="2026-09-05T17:14:31Z">
        <w:r>
          <w:rPr>
            <w:rFonts w:hint="eastAsia" w:ascii="宋体" w:hAnsi="宋体" w:eastAsia="宋体" w:cs="宋体"/>
            <w:lang w:val="en-US" w:eastAsia="zh-CN"/>
          </w:rPr>
          <w:delText>可见</w:delText>
        </w:r>
      </w:del>
      <w:del w:id="1678" w:author="Camille" w:date="2026-09-05T17:14:31Z">
        <w:r>
          <w:rPr>
            <w:rFonts w:hint="eastAsia" w:ascii="宋体" w:hAnsi="宋体" w:eastAsia="宋体" w:cs="宋体"/>
          </w:rPr>
          <w:delText>部门数据共享的意愿并未因为数仓的建设而自动提升，数据壁垒只是从技术层面的通道堵塞转变为部门层面的合作缺位，社区数仓数据流通的边界被限定在社区自有数据的范围内。壁垒本身并未被拆除，只是被技术路径所绕过。</w:delText>
        </w:r>
      </w:del>
    </w:p>
    <w:p w14:paraId="0304937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80" w:author="Camille" w:date="2026-09-05T17:14:31Z"/>
          <w:rFonts w:hint="eastAsia" w:ascii="宋体" w:hAnsi="宋体" w:eastAsia="宋体" w:cs="宋体"/>
        </w:rPr>
        <w:pPrChange w:id="1679"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81" w:author="Camille" w:date="2026-09-05T17:14:31Z">
        <w:r>
          <w:rPr>
            <w:rFonts w:hint="eastAsia" w:ascii="宋体" w:hAnsi="宋体" w:eastAsia="宋体" w:cs="宋体"/>
          </w:rPr>
          <w:delText>这种绕行策略的有效性高度依赖于首席数据官制度。75名首席数据官由各街道和社区的负责人兼任，他们对数据工作的重视程度、对技术工具的熟悉程度、与部门之间的协调能力，直接决定了数仓能否持续运转。当数据官因岗位变动或注意力转移而导致数据更新停滞时，技术工具本身无法自行维持数据的鲜活度和可用性。这意味着绕开策略的可持续性受制于特定角色的履职稳定性，组织对个人的依赖在数据治理领域被进一步放大。以人员替代机制尚不健全的现状来看，数据官岗位一旦出现空缺或履职弱化，数仓的更新频率和数据质量就可能随之下降。</w:delText>
        </w:r>
      </w:del>
    </w:p>
    <w:p w14:paraId="7765B02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textAlignment w:val="auto"/>
        <w:rPr>
          <w:del w:id="1683" w:author="Camille" w:date="2026-09-05T17:14:31Z"/>
          <w:rFonts w:hint="eastAsia" w:ascii="宋体" w:hAnsi="宋体" w:eastAsia="宋体" w:cs="宋体"/>
          <w:b/>
          <w:bCs/>
        </w:rPr>
        <w:pPrChange w:id="1682"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del w:id="1684" w:author="Camille" w:date="2026-09-05T17:14:31Z">
        <w:r>
          <w:rPr>
            <w:rFonts w:hint="eastAsia" w:ascii="宋体" w:hAnsi="宋体" w:eastAsia="宋体" w:cs="宋体"/>
            <w:b/>
            <w:bCs/>
          </w:rPr>
          <w:delText>供需协同模式的推广约束</w:delText>
        </w:r>
      </w:del>
    </w:p>
    <w:p w14:paraId="71E88A9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86" w:author="Camille" w:date="2026-09-05T17:14:31Z"/>
          <w:rFonts w:hint="eastAsia" w:ascii="宋体" w:hAnsi="宋体" w:eastAsia="宋体" w:cs="宋体"/>
        </w:rPr>
        <w:pPrChange w:id="1685"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87" w:author="Camille" w:date="2026-09-05T17:14:31Z">
        <w:r>
          <w:rPr>
            <w:rFonts w:hint="eastAsia" w:ascii="宋体" w:hAnsi="宋体" w:eastAsia="宋体" w:cs="宋体"/>
          </w:rPr>
          <w:delText>报表通与社区数仓的供需协同模式在武侯区取得了可观测的减负效果，但这一模式能否在更大范围内复制推广，还面临三个层次的约束条件。</w:delText>
        </w:r>
      </w:del>
    </w:p>
    <w:p w14:paraId="63BF5AD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89" w:author="Camille" w:date="2026-09-05T17:14:31Z"/>
          <w:rFonts w:hint="eastAsia" w:ascii="宋体" w:hAnsi="宋体" w:eastAsia="宋体" w:cs="宋体"/>
        </w:rPr>
        <w:pPrChange w:id="1688"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90" w:author="Camille" w:date="2026-09-05T17:14:31Z">
        <w:r>
          <w:rPr>
            <w:rFonts w:hint="eastAsia" w:ascii="宋体" w:hAnsi="宋体" w:eastAsia="宋体" w:cs="宋体"/>
          </w:rPr>
          <w:delText>第一层是技术基础条件的地区差异。供需协同模式的运行以数据底池的完整性和字段超市的标准化为前提。武侯区作为成都市中心城区，已经完成了1000多个数据源和8亿多条数据的归集，以及2000多个常用字段的标准化梳理。对于一个尚未完成基础数据归集的地区，社区数仓的自动建模、关系图谱生成和AI智能填表等功能都缺乏可运转的数据基础。这意味着模式的推广需要同步完成大量前置性的数据治理工作，数据清洗、字段对齐和接口统一所需的时间成本和人力成本在财政能力有限的地区可能构成进入门槛。</w:delText>
        </w:r>
      </w:del>
    </w:p>
    <w:p w14:paraId="58D0809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92" w:author="Camille" w:date="2026-09-05T17:14:31Z"/>
          <w:rFonts w:hint="eastAsia" w:ascii="宋体" w:hAnsi="宋体" w:eastAsia="宋体" w:cs="宋体"/>
        </w:rPr>
        <w:pPrChange w:id="1691"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93" w:author="Camille" w:date="2026-09-05T17:14:31Z">
        <w:r>
          <w:rPr>
            <w:rFonts w:hint="eastAsia" w:ascii="宋体" w:hAnsi="宋体" w:eastAsia="宋体" w:cs="宋体"/>
          </w:rPr>
          <w:delText>第二层是制度安排的协调成本差异。武侯区的实践依托于一套完整的制度配套：首席数据官的设立、数据共享实施细则的出台、停用其他数据采集终端的行政指令。这些制度安排是在高位推动下完成的，协调成本相对可控。但在其他地区复制时，需要面对不同的部门利益格局。一些地区的数据共享制度仍停留在原则性规定层面，缺乏可操作的实施细则和明确的问责机制，部门间的数据壁垒由此获得了制度惯性。同样的技术平台在不同的制度条件下运转，其效能释放的程度可能存在实质性差异，制度环境的落差使技术方案的效果被稀释或抵消。</w:delText>
        </w:r>
      </w:del>
    </w:p>
    <w:p w14:paraId="75DDF5D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695" w:author="Camille" w:date="2026-09-05T17:14:31Z"/>
          <w:rFonts w:hint="eastAsia" w:ascii="宋体" w:hAnsi="宋体" w:eastAsia="宋体" w:cs="宋体"/>
        </w:rPr>
        <w:pPrChange w:id="1694"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696" w:author="Camille" w:date="2026-09-05T17:14:31Z">
        <w:r>
          <w:rPr>
            <w:rFonts w:hint="eastAsia" w:ascii="宋体" w:hAnsi="宋体" w:eastAsia="宋体" w:cs="宋体"/>
          </w:rPr>
          <w:delText>第三层是财政资源的配置差异。数仓平台的建设、运维和持续迭代需要稳定的财政投入。对于财政能力有限的区县而言，硬件部署的前期投入和后期维护成本构成一个现实门槛。即便以市级或省级为单位统筹建设、各区县以租用方式接入，运维资金的可持续性仍是一个未被充分验证的问题。</w:delText>
        </w:r>
      </w:del>
    </w:p>
    <w:p w14:paraId="7F2FF3D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82" w:firstLineChars="200"/>
        <w:textAlignment w:val="auto"/>
        <w:rPr>
          <w:del w:id="1698" w:author="Camille" w:date="2026-09-05T17:14:31Z"/>
          <w:rFonts w:hint="eastAsia" w:ascii="宋体" w:hAnsi="宋体" w:eastAsia="宋体" w:cs="宋体"/>
          <w:b/>
          <w:bCs/>
          <w:sz w:val="24"/>
          <w:szCs w:val="24"/>
        </w:rPr>
        <w:pPrChange w:id="1697"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del w:id="1699" w:author="Camille" w:date="2026-09-05T17:14:31Z">
        <w:r>
          <w:rPr>
            <w:rFonts w:hint="eastAsia" w:ascii="宋体" w:hAnsi="宋体" w:eastAsia="宋体" w:cs="宋体"/>
            <w:b/>
            <w:bCs/>
            <w:sz w:val="24"/>
            <w:szCs w:val="24"/>
          </w:rPr>
          <w:delText>突破路径</w:delText>
        </w:r>
      </w:del>
    </w:p>
    <w:p w14:paraId="13871D6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textAlignment w:val="auto"/>
        <w:rPr>
          <w:del w:id="1701" w:author="Camille" w:date="2026-09-05T17:14:31Z"/>
          <w:rFonts w:hint="eastAsia" w:ascii="宋体" w:hAnsi="宋体" w:eastAsia="宋体" w:cs="宋体"/>
          <w:b/>
          <w:bCs/>
        </w:rPr>
        <w:pPrChange w:id="1700"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del w:id="1702" w:author="Camille" w:date="2026-09-05T17:14:31Z">
        <w:r>
          <w:rPr>
            <w:rFonts w:hint="eastAsia" w:ascii="宋体" w:hAnsi="宋体" w:eastAsia="宋体" w:cs="宋体"/>
            <w:b/>
            <w:bCs/>
          </w:rPr>
          <w:delText>数据权属的制度化重构</w:delText>
        </w:r>
      </w:del>
    </w:p>
    <w:p w14:paraId="20BBEC5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704" w:author="Camille" w:date="2026-09-05T17:14:31Z"/>
          <w:rFonts w:hint="eastAsia" w:ascii="宋体" w:hAnsi="宋体" w:eastAsia="宋体" w:cs="宋体"/>
        </w:rPr>
        <w:pPrChange w:id="1703"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705" w:author="Camille" w:date="2026-09-05T17:14:31Z">
        <w:r>
          <w:rPr>
            <w:rFonts w:hint="eastAsia" w:ascii="宋体" w:hAnsi="宋体" w:eastAsia="宋体" w:cs="宋体"/>
          </w:rPr>
          <w:delText>数据权属关系的实质性调整是解决问题的根本方向。这需要推动数据从部门内部资源向基层可用资源转型，建立一套权责对等的数据共享框架。</w:delText>
        </w:r>
      </w:del>
    </w:p>
    <w:p w14:paraId="168EB39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707" w:author="Camille" w:date="2026-09-05T17:14:31Z"/>
          <w:rFonts w:hint="eastAsia" w:ascii="宋体" w:hAnsi="宋体" w:eastAsia="宋体" w:cs="宋体"/>
        </w:rPr>
        <w:pPrChange w:id="1706"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708" w:author="Camille" w:date="2026-09-05T17:14:31Z">
        <w:r>
          <w:rPr>
            <w:rFonts w:hint="eastAsia" w:ascii="宋体" w:hAnsi="宋体" w:eastAsia="宋体" w:cs="宋体"/>
          </w:rPr>
          <w:delText>在制度设计层面，可对现有首席数据官制度进行扩展</w:delText>
        </w:r>
      </w:del>
      <w:del w:id="1709" w:author="Camille" w:date="2026-09-05T17:14:31Z">
        <w:r>
          <w:rPr>
            <w:rFonts w:hint="eastAsia" w:ascii="宋体" w:hAnsi="宋体" w:eastAsia="宋体" w:cs="宋体"/>
            <w:lang w:eastAsia="zh-CN"/>
          </w:rPr>
          <w:delText>。</w:delText>
        </w:r>
      </w:del>
      <w:del w:id="1710" w:author="Camille" w:date="2026-09-05T17:14:31Z">
        <w:r>
          <w:rPr>
            <w:rFonts w:hint="eastAsia" w:ascii="宋体" w:hAnsi="宋体" w:eastAsia="宋体" w:cs="宋体"/>
          </w:rPr>
          <w:delText>各业务条线向社区数仓的数据回流频率和字段范围，应当作为部门数据治理的标准化要求纳入制度文件。具体而言，可以从三个维度设定部门数据共享的标准化要求：频率维度规定各类数据的最长更新周期，范围维度明确向基层开放的最低字段集合，格式维度统一数据交换的技术标准。当数据回流的频率、范围和格式从部门自由裁量转变为制度性规定后，基层获取部门数据的确定性就会随之提升，社区数仓数据覆盖面窄的问题可在制度层面获得缓解，部门之间数据壁垒的不确定性也会被制度化的规则所取代。</w:delText>
        </w:r>
      </w:del>
    </w:p>
    <w:p w14:paraId="1C0CB36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712" w:author="Camille" w:date="2026-09-05T17:14:31Z"/>
          <w:rFonts w:hint="eastAsia" w:ascii="宋体" w:hAnsi="宋体" w:eastAsia="宋体" w:cs="宋体"/>
        </w:rPr>
        <w:pPrChange w:id="1711"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713" w:author="Camille" w:date="2026-09-05T17:14:31Z">
        <w:r>
          <w:rPr>
            <w:rFonts w:hint="eastAsia" w:ascii="宋体" w:hAnsi="宋体" w:eastAsia="宋体" w:cs="宋体"/>
          </w:rPr>
          <w:delText>在权责分配层面，基层对社区数仓中已有数据的二次使用，无需逐次审批，只需在使用日志中记录访问主体、时间和用途即可。操作溯源机制建立之后，基层的数据访问行为已经具有可追溯性，部门的数据安全顾虑已经获得制度回应。在此基础上将审批制调整为备案制，既降低了基层调取数据的程序成本，也保持了数据使用行为的可监督性，实现了数据流通效率与数据安全之间的平衡。</w:delText>
        </w:r>
      </w:del>
    </w:p>
    <w:p w14:paraId="196094F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715" w:author="Camille" w:date="2026-09-05T17:14:31Z"/>
          <w:rFonts w:hint="eastAsia" w:ascii="宋体" w:hAnsi="宋体" w:eastAsia="宋体" w:cs="宋体"/>
        </w:rPr>
        <w:pPrChange w:id="1714"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716" w:author="Camille" w:date="2026-09-05T17:14:31Z">
        <w:r>
          <w:rPr>
            <w:rFonts w:hint="eastAsia" w:ascii="宋体" w:hAnsi="宋体" w:eastAsia="宋体" w:cs="宋体"/>
          </w:rPr>
          <w:delText>当数据调用的权责边界从一事一议的审批转变为权责对等的清单制后，部门的配合义务就被制度所明确，基层的数据使用权限也被制度所保障。社区的权限边界与部门责任归属在制度层面被同时界定，数据共享的意愿问题从部门间的个案协商转变为制度框架内的常态运行，壁垒从被绕过转向被化解。</w:delText>
        </w:r>
      </w:del>
    </w:p>
    <w:p w14:paraId="55CDFBE8">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2" w:firstLineChars="200"/>
        <w:textAlignment w:val="auto"/>
        <w:rPr>
          <w:del w:id="1718" w:author="Camille" w:date="2026-09-05T17:14:31Z"/>
          <w:rFonts w:hint="eastAsia" w:ascii="宋体" w:hAnsi="宋体" w:eastAsia="宋体" w:cs="宋体"/>
          <w:b/>
          <w:bCs/>
          <w:lang w:val="en-US" w:eastAsia="zh-CN"/>
        </w:rPr>
        <w:pPrChange w:id="1717"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del w:id="1719" w:author="Camille" w:date="2026-09-05T17:14:31Z">
        <w:r>
          <w:rPr>
            <w:rFonts w:hint="eastAsia" w:ascii="宋体" w:hAnsi="宋体" w:eastAsia="宋体" w:cs="宋体"/>
            <w:b/>
            <w:bCs/>
          </w:rPr>
          <w:delText>推广策略的差异化</w:delText>
        </w:r>
      </w:del>
      <w:del w:id="1720" w:author="Camille" w:date="2026-09-05T17:14:31Z">
        <w:r>
          <w:rPr>
            <w:rFonts w:hint="eastAsia" w:ascii="宋体" w:hAnsi="宋体" w:eastAsia="宋体" w:cs="宋体"/>
            <w:b/>
            <w:bCs/>
            <w:lang w:val="en-US" w:eastAsia="zh-CN"/>
          </w:rPr>
          <w:delText>设计</w:delText>
        </w:r>
      </w:del>
    </w:p>
    <w:p w14:paraId="4E5CAB7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722" w:author="Camille" w:date="2026-09-05T17:14:31Z"/>
          <w:rFonts w:hint="eastAsia" w:ascii="宋体" w:hAnsi="宋体" w:eastAsia="宋体" w:cs="宋体"/>
        </w:rPr>
        <w:pPrChange w:id="1721"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723" w:author="Camille" w:date="2026-09-05T17:14:31Z">
        <w:r>
          <w:rPr>
            <w:rFonts w:hint="eastAsia" w:ascii="宋体" w:hAnsi="宋体" w:eastAsia="宋体" w:cs="宋体"/>
          </w:rPr>
          <w:delText>在技术基础薄弱的地区，应先推进数据底池建设和字段标准统一，待基础条件具备后再引入社区数仓的自动建模和AI填表功能。</w:delText>
        </w:r>
      </w:del>
      <w:del w:id="1724" w:author="Camille" w:date="2026-09-05T17:14:31Z">
        <w:r>
          <w:rPr>
            <w:rFonts w:hint="eastAsia" w:ascii="宋体" w:hAnsi="宋体" w:eastAsia="宋体" w:cs="宋体"/>
            <w:lang w:val="en-US" w:eastAsia="zh-CN"/>
          </w:rPr>
          <w:delText>即</w:delText>
        </w:r>
      </w:del>
      <w:del w:id="1725" w:author="Camille" w:date="2026-09-05T17:14:31Z">
        <w:r>
          <w:rPr>
            <w:rFonts w:hint="eastAsia" w:ascii="宋体" w:hAnsi="宋体" w:eastAsia="宋体" w:cs="宋体"/>
          </w:rPr>
          <w:delText>供需协同模式的功能模块可以根据地区条件分阶段部署，数据归集模块先行，AI应用模块后续跟进。功能模块的分阶段部署可以避免一次性投入过高，也让各地区能够根据自身条件逐步构建技术基础，而非在所有前置条件成熟之前强行推进完整方案。推广的核心是供需协同的组织逻辑。在没有完整数仓的条件下，社区也可以通过建立自己的基础台账并逐步实现电子化来向社区数仓的方向靠拢。</w:delText>
        </w:r>
      </w:del>
    </w:p>
    <w:p w14:paraId="46AD432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727" w:author="Camille" w:date="2026-09-05T17:14:31Z"/>
          <w:rFonts w:hint="eastAsia" w:ascii="宋体" w:hAnsi="宋体" w:eastAsia="宋体" w:cs="宋体"/>
        </w:rPr>
        <w:pPrChange w:id="1726"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728" w:author="Camille" w:date="2026-09-05T17:14:31Z">
        <w:r>
          <w:rPr>
            <w:rFonts w:hint="eastAsia" w:ascii="宋体" w:hAnsi="宋体" w:eastAsia="宋体" w:cs="宋体"/>
          </w:rPr>
          <w:delText>在制度环境不同的地区，关键在于建立高位推动的协调机制。武侯区的实践表明，首席数据官制度和数据共享实施细则的出台，是社区数仓能够落地的制度前提。推广地区需要先完成制度框架的建设，再推进技术平台的部署。具体而言，可以通过成立由区级领导牵头的数据共享协调机构来设定部门数据开放清单、明确开放时限、建立考核问责机制，以组织权威替代部门自律来推动数据共享。制度的先行可以为技术的落地提供保障，也可以避免技术部署后因缺乏制度支撑而陷入闲置状态。</w:delText>
        </w:r>
      </w:del>
    </w:p>
    <w:p w14:paraId="7F62932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del w:id="1730" w:author="Camille" w:date="2026-09-05T17:14:31Z"/>
          <w:rFonts w:hint="eastAsia" w:ascii="宋体" w:hAnsi="宋体" w:eastAsia="宋体" w:cs="宋体"/>
        </w:rPr>
        <w:pPrChange w:id="1729"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731" w:author="Camille" w:date="2026-09-05T17:14:31Z">
        <w:r>
          <w:rPr>
            <w:rFonts w:hint="eastAsia" w:ascii="宋体" w:hAnsi="宋体" w:eastAsia="宋体" w:cs="宋体"/>
          </w:rPr>
          <w:delText>在财政资源有限的地区，可探索以市级或省级为单位统筹建设数仓平台，各区县以购买服务的方式接入使用，以规模效应降低单位成本。同时将技术平台的建设运维与制度建设的推进进度捆绑考核，平台建设进度与数据回流频率、字段覆盖范围等指标挂钩，避免重建设轻应用的倾向。</w:delText>
        </w:r>
      </w:del>
    </w:p>
    <w:p w14:paraId="74D5226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Change w:id="1732" w:author="Camille" w:date="2026-09-05T20:34:55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pPr>
        </w:pPrChange>
      </w:pPr>
      <w:del w:id="1733" w:author="Camille" w:date="2026-09-05T17:14:31Z">
        <w:r>
          <w:rPr>
            <w:rFonts w:hint="eastAsia" w:ascii="宋体" w:hAnsi="宋体" w:eastAsia="宋体" w:cs="宋体"/>
          </w:rPr>
          <w:delText>无论采取何种路径，供需协同模式的技术形态可以灵活适配不同地区的条件，但其组织逻辑是模式得以运行的内核。这一逻辑在不同制度环境和资源条件下有不同的实现路径，但供需协同的方向本身具有普遍适用性。当模式的核心经验被提炼为可迁移的组织逻辑时，其在</w:delText>
        </w:r>
      </w:del>
      <w:del w:id="1734" w:author="Camille" w:date="2026-09-05T17:13:37Z">
        <w:r>
          <w:rPr>
            <w:rFonts w:hint="eastAsia" w:ascii="宋体" w:hAnsi="宋体" w:eastAsia="宋体" w:cs="宋体"/>
          </w:rPr>
          <w:delText>更大范围内的推广才具有现实可行性。</w:delText>
        </w:r>
      </w:del>
    </w:p>
    <w:p w14:paraId="30941F39">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1736" w:author="Camille" w:date="2026-09-05T22:18:40Z"/>
          <w:rFonts w:hint="eastAsia"/>
          <w:sz w:val="30"/>
          <w:szCs w:val="30"/>
        </w:rPr>
        <w:pPrChange w:id="1735"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bookmarkStart w:id="43" w:name="_Toc373"/>
    </w:p>
    <w:p w14:paraId="3DCD4133">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1738" w:author="Camille" w:date="2026-09-05T22:18:41Z"/>
          <w:rFonts w:hint="eastAsia"/>
          <w:sz w:val="30"/>
          <w:szCs w:val="30"/>
        </w:rPr>
        <w:pPrChange w:id="1737"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58EF1622">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1740" w:author="Camille" w:date="2026-09-05T22:18:41Z"/>
          <w:rFonts w:hint="eastAsia"/>
          <w:sz w:val="30"/>
          <w:szCs w:val="30"/>
        </w:rPr>
        <w:pPrChange w:id="1739"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58D7851E">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1742" w:author="Camille" w:date="2026-09-05T22:18:41Z"/>
          <w:rFonts w:hint="eastAsia"/>
          <w:sz w:val="30"/>
          <w:szCs w:val="30"/>
        </w:rPr>
        <w:pPrChange w:id="1741"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60DB2717">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1744" w:author="Camille" w:date="2026-09-05T22:18:41Z"/>
          <w:rFonts w:hint="eastAsia"/>
          <w:sz w:val="30"/>
          <w:szCs w:val="30"/>
        </w:rPr>
        <w:pPrChange w:id="1743"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7C0B319D">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1746" w:author="Camille" w:date="2026-09-05T22:18:42Z"/>
          <w:rFonts w:hint="eastAsia"/>
          <w:sz w:val="30"/>
          <w:szCs w:val="30"/>
        </w:rPr>
        <w:pPrChange w:id="1745"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3D32B661">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1748" w:author="Camille" w:date="2026-09-05T22:18:42Z"/>
          <w:rFonts w:hint="eastAsia"/>
          <w:sz w:val="30"/>
          <w:szCs w:val="30"/>
        </w:rPr>
        <w:pPrChange w:id="1747"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7519D56B">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ins w:id="1750" w:author="Camille" w:date="2026-09-05T22:18:43Z"/>
          <w:rFonts w:hint="eastAsia"/>
          <w:sz w:val="30"/>
          <w:szCs w:val="30"/>
        </w:rPr>
        <w:pPrChange w:id="1749"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p>
    <w:p w14:paraId="5D0BF8D1">
      <w:pPr>
        <w:pStyle w:val="2"/>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sz w:val="30"/>
          <w:szCs w:val="30"/>
          <w:rPrChange w:id="1752" w:author="Camille" w:date="2026-09-05T20:56:42Z">
            <w:rPr>
              <w:rFonts w:hint="eastAsia"/>
            </w:rPr>
          </w:rPrChange>
        </w:rPr>
        <w:pPrChange w:id="1751" w:author="Camille" w:date="2026-09-05T20:56:39Z">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pPr>
        </w:pPrChange>
      </w:pPr>
      <w:r>
        <w:rPr>
          <w:rFonts w:hint="eastAsia"/>
          <w:sz w:val="30"/>
          <w:szCs w:val="30"/>
          <w:rPrChange w:id="1753" w:author="Camille" w:date="2026-09-05T20:56:42Z">
            <w:rPr>
              <w:rFonts w:hint="eastAsia"/>
            </w:rPr>
          </w:rPrChange>
        </w:rPr>
        <w:t>参考文献</w:t>
      </w:r>
      <w:bookmarkEnd w:id="43"/>
    </w:p>
    <w:p w14:paraId="0B1AFC0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54" w:author="Camille" w:date="2026-09-05T17:19:43Z"/>
          <w:rFonts w:hint="eastAsia" w:ascii="宋体" w:hAnsi="宋体" w:eastAsia="宋体" w:cs="宋体"/>
        </w:rPr>
      </w:pPr>
      <w:del w:id="1755" w:author="Camille" w:date="2026-09-05T17:19:43Z">
        <w:r>
          <w:rPr>
            <w:rFonts w:hint="eastAsia" w:ascii="宋体" w:hAnsi="宋体" w:eastAsia="宋体" w:cs="宋体"/>
          </w:rPr>
          <w:delText>[1] 费广胜. 数字治理赋能社区治理创新：从多元自治到协同共治——基于交易成本分析视角[J]. 治理现代化研究, 2024, 40(6): 77-85.</w:delText>
        </w:r>
      </w:del>
    </w:p>
    <w:p w14:paraId="56AFE45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56" w:author="Camille" w:date="2026-09-05T17:19:43Z"/>
          <w:rFonts w:hint="eastAsia" w:ascii="宋体" w:hAnsi="宋体" w:eastAsia="宋体" w:cs="宋体"/>
        </w:rPr>
      </w:pPr>
      <w:del w:id="1757" w:author="Camille" w:date="2026-09-05T17:19:43Z">
        <w:r>
          <w:rPr>
            <w:rFonts w:hint="eastAsia" w:ascii="宋体" w:hAnsi="宋体" w:eastAsia="宋体" w:cs="宋体"/>
          </w:rPr>
          <w:delText>[</w:delText>
        </w:r>
      </w:del>
      <w:del w:id="1758" w:author="Camille" w:date="2026-09-05T17:19:43Z">
        <w:r>
          <w:rPr>
            <w:rFonts w:hint="eastAsia" w:ascii="宋体" w:hAnsi="宋体" w:eastAsia="宋体" w:cs="宋体"/>
            <w:lang w:val="en-US" w:eastAsia="zh-CN"/>
          </w:rPr>
          <w:delText>2</w:delText>
        </w:r>
      </w:del>
      <w:del w:id="1759" w:author="Camille" w:date="2026-09-05T17:19:43Z">
        <w:r>
          <w:rPr>
            <w:rFonts w:hint="eastAsia" w:ascii="宋体" w:hAnsi="宋体" w:eastAsia="宋体" w:cs="宋体"/>
          </w:rPr>
          <w:delText>] Goodhue D L, Thompson R L. Task-technology fit and individual performance[J]. MIS Quarterly, 1995, 19(2): 213-236.</w:delText>
        </w:r>
      </w:del>
    </w:p>
    <w:p w14:paraId="0BAA398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60" w:author="Camille" w:date="2026-09-05T17:19:43Z"/>
          <w:rFonts w:hint="eastAsia" w:ascii="宋体" w:hAnsi="宋体" w:eastAsia="宋体" w:cs="宋体"/>
        </w:rPr>
      </w:pPr>
      <w:del w:id="1761" w:author="Camille" w:date="2026-09-05T17:19:43Z">
        <w:r>
          <w:rPr>
            <w:rFonts w:hint="eastAsia" w:ascii="宋体" w:hAnsi="宋体" w:eastAsia="宋体" w:cs="宋体"/>
          </w:rPr>
          <w:delText>[</w:delText>
        </w:r>
      </w:del>
      <w:del w:id="1762" w:author="Camille" w:date="2026-09-05T17:19:43Z">
        <w:r>
          <w:rPr>
            <w:rFonts w:hint="eastAsia" w:ascii="宋体" w:hAnsi="宋体" w:eastAsia="宋体" w:cs="宋体"/>
            <w:lang w:val="en-US" w:eastAsia="zh-CN"/>
          </w:rPr>
          <w:delText>3</w:delText>
        </w:r>
      </w:del>
      <w:del w:id="1763" w:author="Camille" w:date="2026-09-05T17:19:43Z">
        <w:r>
          <w:rPr>
            <w:rFonts w:hint="eastAsia" w:ascii="宋体" w:hAnsi="宋体" w:eastAsia="宋体" w:cs="宋体"/>
          </w:rPr>
          <w:delText>] Fountain J E. Building the virtual state: information technology and institutional change[M]. Washington, D.C.: Brookings Institution Press, 2001.</w:delText>
        </w:r>
      </w:del>
    </w:p>
    <w:p w14:paraId="3E989E23">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64" w:author="Camille" w:date="2026-09-05T17:19:43Z"/>
          <w:rFonts w:hint="eastAsia" w:ascii="宋体" w:hAnsi="宋体" w:eastAsia="宋体" w:cs="宋体"/>
        </w:rPr>
      </w:pPr>
      <w:del w:id="1765" w:author="Camille" w:date="2026-09-05T17:19:43Z">
        <w:r>
          <w:rPr>
            <w:rFonts w:hint="eastAsia" w:ascii="宋体" w:hAnsi="宋体" w:eastAsia="宋体" w:cs="宋体"/>
          </w:rPr>
          <w:delText>[</w:delText>
        </w:r>
      </w:del>
      <w:del w:id="1766" w:author="Camille" w:date="2026-09-05T17:19:43Z">
        <w:r>
          <w:rPr>
            <w:rFonts w:hint="eastAsia" w:ascii="宋体" w:hAnsi="宋体" w:eastAsia="宋体" w:cs="宋体"/>
            <w:lang w:val="en-US" w:eastAsia="zh-CN"/>
          </w:rPr>
          <w:delText>4</w:delText>
        </w:r>
      </w:del>
      <w:del w:id="1767" w:author="Camille" w:date="2026-09-05T17:19:43Z">
        <w:r>
          <w:rPr>
            <w:rFonts w:hint="eastAsia" w:ascii="宋体" w:hAnsi="宋体" w:eastAsia="宋体" w:cs="宋体"/>
          </w:rPr>
          <w:delText>] 于水, 区小兰. 基层治理中数字负担的生成与消解[J]. 南通大学学报(社会科学版), 2023, 39(1): 75-83.</w:delText>
        </w:r>
      </w:del>
    </w:p>
    <w:p w14:paraId="5BB7253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68" w:author="Camille" w:date="2026-09-05T17:19:43Z"/>
          <w:rFonts w:hint="eastAsia" w:ascii="宋体" w:hAnsi="宋体" w:eastAsia="宋体" w:cs="宋体"/>
        </w:rPr>
      </w:pPr>
      <w:del w:id="1769" w:author="Camille" w:date="2026-09-05T17:19:43Z">
        <w:r>
          <w:rPr>
            <w:rFonts w:hint="eastAsia" w:ascii="宋体" w:hAnsi="宋体" w:eastAsia="宋体" w:cs="宋体"/>
          </w:rPr>
          <w:delText>[</w:delText>
        </w:r>
      </w:del>
      <w:del w:id="1770" w:author="Camille" w:date="2026-09-05T17:19:43Z">
        <w:r>
          <w:rPr>
            <w:rFonts w:hint="eastAsia" w:ascii="宋体" w:hAnsi="宋体" w:eastAsia="宋体" w:cs="宋体"/>
            <w:lang w:val="en-US" w:eastAsia="zh-CN"/>
          </w:rPr>
          <w:delText>5</w:delText>
        </w:r>
      </w:del>
      <w:del w:id="1771" w:author="Camille" w:date="2026-09-05T17:19:43Z">
        <w:r>
          <w:rPr>
            <w:rFonts w:hint="eastAsia" w:ascii="宋体" w:hAnsi="宋体" w:eastAsia="宋体" w:cs="宋体"/>
          </w:rPr>
          <w:delText>] 娄文龙, 王晓萌, 王晓慧. 数字技术“赋能”何以产生基层治理“负能”？——基于“技术—制度—组织”的分析框架[J]. 上海行政学院学报, 2025(1): 69-82.</w:delText>
        </w:r>
      </w:del>
    </w:p>
    <w:p w14:paraId="50904F8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72" w:author="Camille" w:date="2026-09-05T17:19:43Z"/>
          <w:rFonts w:hint="eastAsia" w:ascii="宋体" w:hAnsi="宋体" w:eastAsia="宋体" w:cs="宋体"/>
        </w:rPr>
      </w:pPr>
      <w:del w:id="1773" w:author="Camille" w:date="2026-09-05T17:19:43Z">
        <w:r>
          <w:rPr>
            <w:rFonts w:hint="eastAsia" w:ascii="宋体" w:hAnsi="宋体" w:eastAsia="宋体" w:cs="宋体"/>
          </w:rPr>
          <w:delText>[</w:delText>
        </w:r>
      </w:del>
      <w:del w:id="1774" w:author="Camille" w:date="2026-09-05T17:19:43Z">
        <w:r>
          <w:rPr>
            <w:rFonts w:hint="eastAsia" w:ascii="宋体" w:hAnsi="宋体" w:eastAsia="宋体" w:cs="宋体"/>
            <w:lang w:val="en-US" w:eastAsia="zh-CN"/>
          </w:rPr>
          <w:delText>6</w:delText>
        </w:r>
      </w:del>
      <w:del w:id="1775" w:author="Camille" w:date="2026-09-05T17:19:43Z">
        <w:r>
          <w:rPr>
            <w:rFonts w:hint="eastAsia" w:ascii="宋体" w:hAnsi="宋体" w:eastAsia="宋体" w:cs="宋体"/>
          </w:rPr>
          <w:delText>] 范炜烽, 白云腾. 何以破解“数字悬浮”：基层数字治理的执行异化问题分析[J]. 电子政务, 2023(10): 59-70.</w:delText>
        </w:r>
      </w:del>
    </w:p>
    <w:p w14:paraId="1A5D64C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76" w:author="Camille" w:date="2026-09-05T17:19:43Z"/>
          <w:rFonts w:hint="eastAsia" w:ascii="宋体" w:hAnsi="宋体" w:eastAsia="宋体" w:cs="宋体"/>
        </w:rPr>
      </w:pPr>
      <w:del w:id="1777" w:author="Camille" w:date="2026-09-05T17:19:43Z">
        <w:r>
          <w:rPr>
            <w:rFonts w:hint="eastAsia" w:ascii="宋体" w:hAnsi="宋体" w:eastAsia="宋体" w:cs="宋体"/>
          </w:rPr>
          <w:delText>[</w:delText>
        </w:r>
      </w:del>
      <w:del w:id="1778" w:author="Camille" w:date="2026-09-05T17:19:43Z">
        <w:r>
          <w:rPr>
            <w:rFonts w:hint="eastAsia" w:ascii="宋体" w:hAnsi="宋体" w:eastAsia="宋体" w:cs="宋体"/>
            <w:lang w:val="en-US" w:eastAsia="zh-CN"/>
          </w:rPr>
          <w:delText>7</w:delText>
        </w:r>
      </w:del>
      <w:del w:id="1779" w:author="Camille" w:date="2026-09-05T17:19:43Z">
        <w:r>
          <w:rPr>
            <w:rFonts w:hint="eastAsia" w:ascii="宋体" w:hAnsi="宋体" w:eastAsia="宋体" w:cs="宋体"/>
          </w:rPr>
          <w:delText>] 马太平, 吴建南. 数字化协同：基层减负增能的策略选择——基于C市X区“报表通”的个案研究[J]. 公共管理学报, 2025, 22(2): 11-23.</w:delText>
        </w:r>
      </w:del>
    </w:p>
    <w:p w14:paraId="190DBAC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80" w:author="Camille" w:date="2026-09-05T17:19:43Z"/>
          <w:rFonts w:hint="eastAsia" w:ascii="宋体" w:hAnsi="宋体" w:eastAsia="宋体" w:cs="宋体"/>
        </w:rPr>
      </w:pPr>
      <w:del w:id="1781" w:author="Camille" w:date="2026-09-05T17:19:43Z">
        <w:r>
          <w:rPr>
            <w:rFonts w:hint="eastAsia" w:ascii="宋体" w:hAnsi="宋体" w:eastAsia="宋体" w:cs="宋体"/>
          </w:rPr>
          <w:delText>[</w:delText>
        </w:r>
      </w:del>
      <w:del w:id="1782" w:author="Camille" w:date="2026-09-05T17:19:43Z">
        <w:r>
          <w:rPr>
            <w:rFonts w:hint="eastAsia" w:ascii="宋体" w:hAnsi="宋体" w:eastAsia="宋体" w:cs="宋体"/>
            <w:lang w:val="en-US" w:eastAsia="zh-CN"/>
          </w:rPr>
          <w:delText>8</w:delText>
        </w:r>
      </w:del>
      <w:del w:id="1783" w:author="Camille" w:date="2026-09-05T17:19:43Z">
        <w:r>
          <w:rPr>
            <w:rFonts w:hint="eastAsia" w:ascii="宋体" w:hAnsi="宋体" w:eastAsia="宋体" w:cs="宋体"/>
          </w:rPr>
          <w:delText>] 葛天任. 社区空间治理理论的跨学科视角——构建“物理—社会—数字”三元空间融合框架[J]. 东南学术, 2024</w:delText>
        </w:r>
      </w:del>
      <w:del w:id="1784" w:author="Camille" w:date="2026-09-05T17:19:43Z">
        <w:r>
          <w:rPr>
            <w:rFonts w:hint="eastAsia" w:ascii="宋体" w:hAnsi="宋体" w:eastAsia="宋体" w:cs="宋体"/>
            <w:lang w:eastAsia="zh-CN"/>
          </w:rPr>
          <w:delText>（</w:delText>
        </w:r>
      </w:del>
      <w:del w:id="1785" w:author="Camille" w:date="2026-09-05T17:19:43Z">
        <w:r>
          <w:rPr>
            <w:rFonts w:hint="eastAsia" w:ascii="宋体" w:hAnsi="宋体" w:eastAsia="宋体" w:cs="宋体"/>
            <w:lang w:val="en-US" w:eastAsia="zh-CN"/>
          </w:rPr>
          <w:delText>04）：52-63</w:delText>
        </w:r>
      </w:del>
      <w:del w:id="1786" w:author="Camille" w:date="2026-09-05T17:19:43Z">
        <w:r>
          <w:rPr>
            <w:rFonts w:hint="eastAsia" w:ascii="宋体" w:hAnsi="宋体" w:eastAsia="宋体" w:cs="宋体"/>
          </w:rPr>
          <w:delText>.</w:delText>
        </w:r>
      </w:del>
    </w:p>
    <w:p w14:paraId="68377D8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87" w:author="Camille" w:date="2026-09-05T17:19:43Z"/>
          <w:rFonts w:hint="eastAsia" w:ascii="宋体" w:hAnsi="宋体" w:eastAsia="宋体" w:cs="宋体"/>
        </w:rPr>
      </w:pPr>
      <w:del w:id="1788" w:author="Camille" w:date="2026-09-05T17:19:43Z">
        <w:r>
          <w:rPr>
            <w:rFonts w:hint="eastAsia" w:ascii="宋体" w:hAnsi="宋体" w:eastAsia="宋体" w:cs="宋体"/>
          </w:rPr>
          <w:delText>[</w:delText>
        </w:r>
      </w:del>
      <w:del w:id="1789" w:author="Camille" w:date="2026-09-05T17:19:43Z">
        <w:r>
          <w:rPr>
            <w:rFonts w:hint="eastAsia" w:ascii="宋体" w:hAnsi="宋体" w:eastAsia="宋体" w:cs="宋体"/>
            <w:lang w:val="en-US" w:eastAsia="zh-CN"/>
          </w:rPr>
          <w:delText>9</w:delText>
        </w:r>
      </w:del>
      <w:del w:id="1790" w:author="Camille" w:date="2026-09-05T17:19:43Z">
        <w:r>
          <w:rPr>
            <w:rFonts w:hint="eastAsia" w:ascii="宋体" w:hAnsi="宋体" w:eastAsia="宋体" w:cs="宋体"/>
          </w:rPr>
          <w:delText>] 葛天任, 孟天广. 从结构论到生态论——城市政治学的理论迭代与未来议程[J]. 城市政治学, 2025</w:delText>
        </w:r>
      </w:del>
      <w:del w:id="1791" w:author="Camille" w:date="2026-09-05T17:19:43Z">
        <w:r>
          <w:rPr>
            <w:rFonts w:hint="eastAsia" w:ascii="宋体" w:hAnsi="宋体" w:eastAsia="宋体" w:cs="宋体"/>
            <w:lang w:eastAsia="zh-CN"/>
          </w:rPr>
          <w:delText>（</w:delText>
        </w:r>
      </w:del>
      <w:del w:id="1792" w:author="Camille" w:date="2026-09-05T17:19:43Z">
        <w:r>
          <w:rPr>
            <w:rFonts w:hint="eastAsia" w:ascii="宋体" w:hAnsi="宋体" w:eastAsia="宋体" w:cs="宋体"/>
            <w:lang w:val="en-US" w:eastAsia="zh-CN"/>
          </w:rPr>
          <w:delText>02）：125-136</w:delText>
        </w:r>
      </w:del>
      <w:del w:id="1793" w:author="Camille" w:date="2026-09-05T17:19:43Z">
        <w:r>
          <w:rPr>
            <w:rFonts w:hint="eastAsia" w:ascii="宋体" w:hAnsi="宋体" w:eastAsia="宋体" w:cs="宋体"/>
          </w:rPr>
          <w:delText>.</w:delText>
        </w:r>
      </w:del>
    </w:p>
    <w:p w14:paraId="1291778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94" w:author="Camille" w:date="2026-09-05T17:19:43Z"/>
          <w:rFonts w:hint="eastAsia" w:ascii="宋体" w:hAnsi="宋体" w:eastAsia="宋体" w:cs="宋体"/>
        </w:rPr>
      </w:pPr>
      <w:del w:id="1795" w:author="Camille" w:date="2026-09-05T17:19:43Z">
        <w:r>
          <w:rPr>
            <w:rFonts w:hint="eastAsia" w:ascii="宋体" w:hAnsi="宋体" w:eastAsia="宋体" w:cs="宋体"/>
          </w:rPr>
          <w:delText>[</w:delText>
        </w:r>
      </w:del>
      <w:del w:id="1796" w:author="Camille" w:date="2026-09-05T17:19:43Z">
        <w:r>
          <w:rPr>
            <w:rFonts w:hint="eastAsia" w:ascii="宋体" w:hAnsi="宋体" w:eastAsia="宋体" w:cs="宋体"/>
            <w:lang w:val="en-US" w:eastAsia="zh-CN"/>
          </w:rPr>
          <w:delText>10</w:delText>
        </w:r>
      </w:del>
      <w:del w:id="1797" w:author="Camille" w:date="2026-09-05T17:19:43Z">
        <w:r>
          <w:rPr>
            <w:rFonts w:hint="eastAsia" w:ascii="宋体" w:hAnsi="宋体" w:eastAsia="宋体" w:cs="宋体"/>
          </w:rPr>
          <w:delText>] 彭小宝, 侯思涵, 程慧文. 数智治理的理论模型框架与链式发展路径——基于B区治理模式创新的探索性案例研究[J]. 管理世界, 2025, 41(8): 143-164.</w:delText>
        </w:r>
      </w:del>
    </w:p>
    <w:p w14:paraId="5D2F104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798" w:author="Camille" w:date="2026-09-05T17:19:43Z"/>
          <w:rFonts w:hint="eastAsia" w:ascii="宋体" w:hAnsi="宋体" w:eastAsia="宋体" w:cs="宋体"/>
        </w:rPr>
      </w:pPr>
      <w:del w:id="1799" w:author="Camille" w:date="2026-09-05T17:19:43Z">
        <w:r>
          <w:rPr>
            <w:rFonts w:hint="eastAsia" w:ascii="宋体" w:hAnsi="宋体" w:eastAsia="宋体" w:cs="宋体"/>
          </w:rPr>
          <w:delText>[11] 米加宁, 章昌平, 李大宇, 徐磊. “数字空间”政府及其研究纲领——第四次工业革命引致的政府形态变革[J]. 公共管理学报, 2020, 17(1)</w:delText>
        </w:r>
      </w:del>
      <w:del w:id="1800" w:author="Camille" w:date="2026-09-05T17:19:43Z">
        <w:r>
          <w:rPr>
            <w:rFonts w:hint="eastAsia" w:ascii="宋体" w:hAnsi="宋体" w:eastAsia="宋体" w:cs="宋体"/>
            <w:lang w:eastAsia="zh-CN"/>
          </w:rPr>
          <w:delText>：</w:delText>
        </w:r>
      </w:del>
      <w:del w:id="1801" w:author="Camille" w:date="2026-09-05T17:19:43Z">
        <w:r>
          <w:rPr>
            <w:rFonts w:hint="eastAsia" w:ascii="宋体" w:hAnsi="宋体" w:eastAsia="宋体" w:cs="宋体"/>
            <w:lang w:val="en-US" w:eastAsia="zh-CN"/>
          </w:rPr>
          <w:delText>1-17</w:delText>
        </w:r>
      </w:del>
      <w:del w:id="1802" w:author="Camille" w:date="2026-09-05T17:19:43Z">
        <w:r>
          <w:rPr>
            <w:rFonts w:hint="eastAsia" w:ascii="宋体" w:hAnsi="宋体" w:eastAsia="宋体" w:cs="宋体"/>
          </w:rPr>
          <w:delText>.</w:delText>
        </w:r>
      </w:del>
    </w:p>
    <w:p w14:paraId="20A83AE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803" w:author="Camille" w:date="2026-09-05T17:19:43Z"/>
          <w:rFonts w:hint="eastAsia" w:ascii="宋体" w:hAnsi="宋体" w:eastAsia="宋体" w:cs="宋体"/>
        </w:rPr>
      </w:pPr>
      <w:del w:id="1804" w:author="Camille" w:date="2026-09-05T17:19:43Z">
        <w:r>
          <w:rPr>
            <w:rFonts w:hint="eastAsia" w:ascii="宋体" w:hAnsi="宋体" w:eastAsia="宋体" w:cs="宋体"/>
          </w:rPr>
          <w:delText>[</w:delText>
        </w:r>
      </w:del>
      <w:del w:id="1805" w:author="Camille" w:date="2026-09-05T17:19:43Z">
        <w:r>
          <w:rPr>
            <w:rFonts w:hint="eastAsia" w:ascii="宋体" w:hAnsi="宋体" w:eastAsia="宋体" w:cs="宋体"/>
            <w:lang w:val="en-US" w:eastAsia="zh-CN"/>
          </w:rPr>
          <w:delText>12</w:delText>
        </w:r>
      </w:del>
      <w:del w:id="1806" w:author="Camille" w:date="2026-09-05T17:19:43Z">
        <w:r>
          <w:rPr>
            <w:rFonts w:hint="eastAsia" w:ascii="宋体" w:hAnsi="宋体" w:eastAsia="宋体" w:cs="宋体"/>
          </w:rPr>
          <w:delText>] 孙宗锋, 丛楷力. 数字赋能何以变为基层数字负担？——一个整合性分析框架[J]. 行政论坛, 2024, 31(2): 135-145.</w:delText>
        </w:r>
      </w:del>
    </w:p>
    <w:p w14:paraId="4B5E932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807" w:author="Camille" w:date="2026-09-05T17:19:43Z"/>
          <w:rFonts w:hint="eastAsia" w:ascii="宋体" w:hAnsi="宋体" w:eastAsia="宋体" w:cs="宋体"/>
        </w:rPr>
      </w:pPr>
      <w:del w:id="1808" w:author="Camille" w:date="2026-09-05T17:19:43Z">
        <w:r>
          <w:rPr>
            <w:rFonts w:hint="eastAsia" w:ascii="宋体" w:hAnsi="宋体" w:eastAsia="宋体" w:cs="宋体"/>
          </w:rPr>
          <w:delText>[</w:delText>
        </w:r>
      </w:del>
      <w:del w:id="1809" w:author="Camille" w:date="2026-09-05T17:19:43Z">
        <w:r>
          <w:rPr>
            <w:rFonts w:hint="eastAsia" w:ascii="宋体" w:hAnsi="宋体" w:eastAsia="宋体" w:cs="宋体"/>
            <w:lang w:val="en-US" w:eastAsia="zh-CN"/>
          </w:rPr>
          <w:delText>13</w:delText>
        </w:r>
      </w:del>
      <w:del w:id="1810" w:author="Camille" w:date="2026-09-05T17:19:43Z">
        <w:r>
          <w:rPr>
            <w:rFonts w:hint="eastAsia" w:ascii="宋体" w:hAnsi="宋体" w:eastAsia="宋体" w:cs="宋体"/>
          </w:rPr>
          <w:delText>] 连宏萍, 邹佳秀. 数字技术嵌入异化下行政负担的生成与转移[J]. 中国行政管理, 2025(4): 30-42.</w:delText>
        </w:r>
      </w:del>
    </w:p>
    <w:p w14:paraId="2E0C2CA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del w:id="1811" w:author="Camille" w:date="2026-09-05T17:19:43Z"/>
          <w:rFonts w:hint="eastAsia" w:ascii="宋体" w:hAnsi="宋体" w:eastAsia="宋体" w:cs="宋体"/>
        </w:rPr>
      </w:pPr>
      <w:del w:id="1812" w:author="Camille" w:date="2026-09-05T17:19:43Z">
        <w:r>
          <w:rPr>
            <w:rFonts w:hint="eastAsia" w:ascii="宋体" w:hAnsi="宋体" w:eastAsia="宋体" w:cs="宋体"/>
          </w:rPr>
          <w:delText>[1</w:delText>
        </w:r>
      </w:del>
      <w:del w:id="1813" w:author="Camille" w:date="2026-09-05T17:19:43Z">
        <w:r>
          <w:rPr>
            <w:rFonts w:hint="eastAsia" w:ascii="宋体" w:hAnsi="宋体" w:eastAsia="宋体" w:cs="宋体"/>
            <w:lang w:val="en-US" w:eastAsia="zh-CN"/>
          </w:rPr>
          <w:delText>4</w:delText>
        </w:r>
      </w:del>
      <w:del w:id="1814" w:author="Camille" w:date="2026-09-05T17:19:43Z">
        <w:r>
          <w:rPr>
            <w:rFonts w:hint="eastAsia" w:ascii="宋体" w:hAnsi="宋体" w:eastAsia="宋体" w:cs="宋体"/>
          </w:rPr>
          <w:delText>] 吕俊延, 甘甜, 叶岚. 重建“附近”：空间生产与共同体生成——以上海市G社区老旧小区加装电梯为例[J]. 上海行政学院学报, 2024</w:delText>
        </w:r>
      </w:del>
      <w:del w:id="1815" w:author="Camille" w:date="2026-09-05T17:19:43Z">
        <w:r>
          <w:rPr>
            <w:rFonts w:hint="eastAsia" w:ascii="宋体" w:hAnsi="宋体" w:eastAsia="宋体" w:cs="宋体"/>
            <w:lang w:eastAsia="zh-CN"/>
          </w:rPr>
          <w:delText>，</w:delText>
        </w:r>
      </w:del>
      <w:del w:id="1816" w:author="Camille" w:date="2026-09-05T17:19:43Z">
        <w:r>
          <w:rPr>
            <w:rFonts w:hint="eastAsia" w:ascii="宋体" w:hAnsi="宋体" w:eastAsia="宋体" w:cs="宋体"/>
            <w:lang w:val="en-US" w:eastAsia="zh-CN"/>
          </w:rPr>
          <w:delText>25</w:delText>
        </w:r>
      </w:del>
      <w:del w:id="1817" w:author="Camille" w:date="2026-09-05T17:19:43Z">
        <w:r>
          <w:rPr>
            <w:rFonts w:hint="eastAsia" w:ascii="宋体" w:hAnsi="宋体" w:eastAsia="宋体" w:cs="宋体"/>
          </w:rPr>
          <w:delText>(2)</w:delText>
        </w:r>
      </w:del>
      <w:del w:id="1818" w:author="Camille" w:date="2026-09-05T17:19:43Z">
        <w:r>
          <w:rPr>
            <w:rFonts w:hint="eastAsia" w:ascii="宋体" w:hAnsi="宋体" w:eastAsia="宋体" w:cs="宋体"/>
            <w:lang w:eastAsia="zh-CN"/>
          </w:rPr>
          <w:delText>：</w:delText>
        </w:r>
      </w:del>
      <w:del w:id="1819" w:author="Camille" w:date="2026-09-05T17:19:43Z">
        <w:r>
          <w:rPr>
            <w:rFonts w:hint="eastAsia" w:ascii="宋体" w:hAnsi="宋体" w:eastAsia="宋体" w:cs="宋体"/>
            <w:lang w:val="en-US" w:eastAsia="zh-CN"/>
          </w:rPr>
          <w:delText>68-82</w:delText>
        </w:r>
      </w:del>
      <w:del w:id="1820" w:author="Camille" w:date="2026-09-05T17:19:43Z">
        <w:r>
          <w:rPr>
            <w:rFonts w:hint="eastAsia" w:ascii="宋体" w:hAnsi="宋体" w:eastAsia="宋体" w:cs="宋体"/>
          </w:rPr>
          <w:delText>.</w:delText>
        </w:r>
      </w:del>
    </w:p>
    <w:p w14:paraId="63DBF87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21" w:author="Camille" w:date="2026-09-05T17:19:50Z"/>
          <w:rFonts w:hint="eastAsia" w:ascii="宋体" w:hAnsi="宋体" w:eastAsia="宋体" w:cs="宋体"/>
        </w:rPr>
      </w:pPr>
      <w:del w:id="1822" w:author="Camille" w:date="2026-09-05T17:19:55Z">
        <w:r>
          <w:rPr>
            <w:rFonts w:hint="eastAsia" w:ascii="宋体" w:hAnsi="宋体" w:eastAsia="宋体" w:cs="宋体"/>
          </w:rPr>
          <w:delText>[</w:delText>
        </w:r>
      </w:del>
      <w:del w:id="1823" w:author="Camille" w:date="2026-09-05T17:19:55Z">
        <w:r>
          <w:rPr>
            <w:rFonts w:hint="eastAsia" w:ascii="宋体" w:hAnsi="宋体" w:eastAsia="宋体" w:cs="宋体"/>
            <w:lang w:val="en-US" w:eastAsia="zh-CN"/>
          </w:rPr>
          <w:delText>15</w:delText>
        </w:r>
      </w:del>
      <w:del w:id="1824" w:author="Camille" w:date="2026-09-05T17:19:55Z">
        <w:r>
          <w:rPr>
            <w:rFonts w:hint="eastAsia" w:ascii="宋体" w:hAnsi="宋体" w:eastAsia="宋体" w:cs="宋体"/>
          </w:rPr>
          <w:delText>] 刘晔, 邹博文. 论基层治理中的数字负担——基于“技术—组织—制度”分析框架的解释[J]. 江苏行政学院学报, 2025(5): 160-169.</w:delText>
        </w:r>
      </w:del>
      <w:ins w:id="1825" w:author="Camille" w:date="2026-09-05T17:19:50Z">
        <w:r>
          <w:rPr>
            <w:rFonts w:hint="eastAsia" w:ascii="宋体" w:hAnsi="宋体" w:eastAsia="宋体" w:cs="宋体"/>
          </w:rPr>
          <w:t>[1] Goodhue D L, Thompson R L. Task-technology fit and individual performance[J]. MIS Quarterly, 1995, 19(2): 213-236.</w:t>
        </w:r>
      </w:ins>
    </w:p>
    <w:p w14:paraId="3992A07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26" w:author="Camille" w:date="2026-09-05T17:19:50Z"/>
          <w:rFonts w:hint="eastAsia" w:ascii="宋体" w:hAnsi="宋体" w:eastAsia="宋体" w:cs="宋体"/>
        </w:rPr>
      </w:pPr>
      <w:ins w:id="1827" w:author="Camille" w:date="2026-09-05T17:19:50Z">
        <w:r>
          <w:rPr>
            <w:rFonts w:hint="eastAsia" w:ascii="宋体" w:hAnsi="宋体" w:eastAsia="宋体" w:cs="宋体"/>
          </w:rPr>
          <w:t>[2] Fountain J E. Building the virtual state: information technology and institutional change[M]. Washington, D.C.: Brookings Institution Press, 2001.</w:t>
        </w:r>
      </w:ins>
    </w:p>
    <w:p w14:paraId="31C3B59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28" w:author="Camille" w:date="2026-09-05T17:19:50Z"/>
          <w:rFonts w:hint="eastAsia" w:ascii="宋体" w:hAnsi="宋体" w:eastAsia="宋体" w:cs="宋体"/>
        </w:rPr>
      </w:pPr>
      <w:ins w:id="1829" w:author="Camille" w:date="2026-09-05T17:19:50Z">
        <w:r>
          <w:rPr>
            <w:rFonts w:hint="eastAsia" w:ascii="宋体" w:hAnsi="宋体" w:eastAsia="宋体" w:cs="宋体"/>
          </w:rPr>
          <w:t>[3] 娄文龙, 王晓萌, 王晓慧. 数字技术“赋能”何以产生基层治理“负能”？——基于“技术—制度—组织”的分析框架[J]. 上海行政学院学报, 2025(1): 69-82.</w:t>
        </w:r>
      </w:ins>
    </w:p>
    <w:p w14:paraId="6C6881E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30" w:author="Camille" w:date="2026-09-05T17:19:50Z"/>
          <w:rFonts w:hint="eastAsia" w:ascii="宋体" w:hAnsi="宋体" w:eastAsia="宋体" w:cs="宋体"/>
        </w:rPr>
      </w:pPr>
      <w:ins w:id="1831" w:author="Camille" w:date="2026-09-05T17:19:50Z">
        <w:r>
          <w:rPr>
            <w:rFonts w:hint="eastAsia" w:ascii="宋体" w:hAnsi="宋体" w:eastAsia="宋体" w:cs="宋体"/>
          </w:rPr>
          <w:t>[4] 马太平, 吴建南. 数字化协同：基层减负增能的策略选择——基于C市X区“报表通”的个案研究[J]. 公共管理学报, 2025, 22(2): 11-23.</w:t>
        </w:r>
      </w:ins>
    </w:p>
    <w:p w14:paraId="6ECED0C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32" w:author="Camille" w:date="2026-09-05T17:19:50Z"/>
          <w:rFonts w:hint="eastAsia" w:ascii="宋体" w:hAnsi="宋体" w:eastAsia="宋体" w:cs="宋体"/>
        </w:rPr>
      </w:pPr>
      <w:ins w:id="1833" w:author="Camille" w:date="2026-09-05T17:19:50Z">
        <w:r>
          <w:rPr>
            <w:rFonts w:hint="eastAsia" w:ascii="宋体" w:hAnsi="宋体" w:eastAsia="宋体" w:cs="宋体"/>
          </w:rPr>
          <w:t>[5] 葛天任. 社区空间治理理论的跨学科视角——构建“物理—社会—数字”三元空间融合框架[J]. 东南学术, 2024(4): 52-63.</w:t>
        </w:r>
      </w:ins>
    </w:p>
    <w:p w14:paraId="407572F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34" w:author="Camille" w:date="2026-09-05T17:19:50Z"/>
          <w:rFonts w:hint="eastAsia" w:ascii="宋体" w:hAnsi="宋体" w:eastAsia="宋体" w:cs="宋体"/>
        </w:rPr>
      </w:pPr>
      <w:ins w:id="1835" w:author="Camille" w:date="2026-09-05T17:19:50Z">
        <w:r>
          <w:rPr>
            <w:rFonts w:hint="eastAsia" w:ascii="宋体" w:hAnsi="宋体" w:eastAsia="宋体" w:cs="宋体"/>
          </w:rPr>
          <w:t>[6] 葛天任, 孟天广. 从结构论到生态论——城市政治学的理论迭代与未来议程[J]. 政治学研究, 2025(2): 125-136.</w:t>
        </w:r>
      </w:ins>
    </w:p>
    <w:p w14:paraId="3295DA1D">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36" w:author="Camille" w:date="2026-09-05T17:19:50Z"/>
          <w:rFonts w:hint="eastAsia" w:ascii="宋体" w:hAnsi="宋体" w:eastAsia="宋体" w:cs="宋体"/>
        </w:rPr>
      </w:pPr>
      <w:ins w:id="1837" w:author="Camille" w:date="2026-09-05T17:19:50Z">
        <w:r>
          <w:rPr>
            <w:rFonts w:hint="eastAsia" w:ascii="宋体" w:hAnsi="宋体" w:eastAsia="宋体" w:cs="宋体"/>
          </w:rPr>
          <w:t>[7] 米加宁, 章昌平, 李大宇, 徐磊. “数字空间”政府及其研究纲领——第四次工业革命引致的政府形态变革[J]. 公共管理学报, 2020, 17(1): 1-17.</w:t>
        </w:r>
      </w:ins>
    </w:p>
    <w:p w14:paraId="4E0A7507">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38" w:author="Camille" w:date="2026-09-05T17:19:50Z"/>
          <w:rFonts w:hint="eastAsia" w:ascii="宋体" w:hAnsi="宋体" w:eastAsia="宋体" w:cs="宋体"/>
        </w:rPr>
      </w:pPr>
      <w:ins w:id="1839" w:author="Camille" w:date="2026-09-05T17:19:50Z">
        <w:r>
          <w:rPr>
            <w:rFonts w:hint="eastAsia" w:ascii="宋体" w:hAnsi="宋体" w:eastAsia="宋体" w:cs="宋体"/>
          </w:rPr>
          <w:t>[8] 彭小宝, 侯思涵, 程慧文. 数智治理的理论模型框架与链式发展路径——基于B区治理模式创新的探索性案例研究[J]. 管理世界, 2025, 41(8): 143-164.</w:t>
        </w:r>
      </w:ins>
    </w:p>
    <w:p w14:paraId="4A60566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ins w:id="1840" w:author="Camille" w:date="2026-09-05T17:19:50Z"/>
          <w:rFonts w:hint="eastAsia" w:ascii="宋体" w:hAnsi="宋体" w:eastAsia="宋体" w:cs="宋体"/>
        </w:rPr>
      </w:pPr>
      <w:ins w:id="1841" w:author="Camille" w:date="2026-09-05T17:19:50Z">
        <w:r>
          <w:rPr>
            <w:rFonts w:hint="eastAsia" w:ascii="宋体" w:hAnsi="宋体" w:eastAsia="宋体" w:cs="宋体"/>
          </w:rPr>
          <w:t>[9] 连宏萍, 邹佳秀. 数字技术嵌入异化下行政负担的生成与转移[J]. 中国行政管理, 2025(4): 30-42.</w:t>
        </w:r>
      </w:ins>
    </w:p>
    <w:p w14:paraId="69B7A130">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ins w:id="1842" w:author="Camille" w:date="2026-09-05T17:19:50Z">
        <w:r>
          <w:rPr>
            <w:rFonts w:hint="eastAsia" w:ascii="宋体" w:hAnsi="宋体" w:eastAsia="宋体" w:cs="宋体"/>
          </w:rPr>
          <w:t>[10] Hirschman A O. Exit, voice, and loyalty: responses to decline in firms, organizations, and states[M]. Cambridge, MA: Harvard University Press, 1970.</w:t>
        </w:r>
      </w:ins>
    </w:p>
    <w:p w14:paraId="4FA7F789">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宋体" w:hAnsi="宋体" w:eastAsia="宋体" w:cs="宋体"/>
        </w:rPr>
      </w:pPr>
    </w:p>
    <w:p w14:paraId="4D1A1DD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200"/>
        <w:textAlignment w:val="auto"/>
        <w:rPr>
          <w:rFonts w:hint="eastAsia" w:ascii="宋体" w:hAnsi="宋体" w:eastAsia="宋体" w:cs="宋体"/>
        </w:rPr>
      </w:pP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77DBE">
    <w:pPr>
      <w:pStyle w:val="4"/>
    </w:pPr>
    <w:del w:id="101" w:author="Camille" w:date="2026-09-05T20:45:24Z">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C272CF">
                            <w:pPr>
                              <w:pStyle w:val="4"/>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rPr>
                              <w:fldChar w:fldCharType="begin"/>
                            </w:r>
                            <w:r>
                              <w:rPr>
                                <w:rFonts w:hint="eastAsia" w:ascii="宋体" w:hAnsi="宋体" w:eastAsia="宋体" w:cs="宋体"/>
                              </w:rPr>
                              <w:instrText xml:space="preserve"> NUMPAGES  \* MERGEFORMAT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7C272CF">
                      <w:pPr>
                        <w:pStyle w:val="4"/>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r>
                        <w:rPr>
                          <w:rFonts w:hint="eastAsia" w:ascii="宋体" w:hAnsi="宋体" w:eastAsia="宋体" w:cs="宋体"/>
                        </w:rPr>
                        <w:fldChar w:fldCharType="begin"/>
                      </w:r>
                      <w:r>
                        <w:rPr>
                          <w:rFonts w:hint="eastAsia" w:ascii="宋体" w:hAnsi="宋体" w:eastAsia="宋体" w:cs="宋体"/>
                        </w:rPr>
                        <w:instrText xml:space="preserve"> NUMPAGES  \* MERGEFORMAT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t xml:space="preserve"> 页</w:t>
                      </w:r>
                    </w:p>
                  </w:txbxContent>
                </v:textbox>
              </v:shape>
            </w:pict>
          </mc:Fallback>
        </mc:AlternateContent>
      </w:r>
    </w:del>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5ECFF">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B5F008">
                          <w:pPr>
                            <w:pStyle w:val="4"/>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del w:id="103" w:author="Camille" w:date="2026-09-05T22:32:28Z">
                            <w:r>
                              <w:rPr>
                                <w:rFonts w:hint="default" w:ascii="宋体" w:hAnsi="宋体" w:eastAsia="宋体" w:cs="宋体"/>
                                <w:lang w:val="en-US"/>
                              </w:rPr>
                              <w:fldChar w:fldCharType="begin"/>
                            </w:r>
                          </w:del>
                          <w:del w:id="104" w:author="Camille" w:date="2026-09-05T22:32:28Z">
                            <w:r>
                              <w:rPr>
                                <w:rFonts w:hint="default" w:ascii="宋体" w:hAnsi="宋体" w:eastAsia="宋体" w:cs="宋体"/>
                                <w:lang w:val="en-US"/>
                              </w:rPr>
                              <w:delInstrText xml:space="preserve"> NUMPAGES  \* MERGEFORMAT </w:delInstrText>
                            </w:r>
                          </w:del>
                          <w:del w:id="105" w:author="Camille" w:date="2026-09-05T22:32:28Z">
                            <w:r>
                              <w:rPr>
                                <w:rFonts w:hint="default" w:ascii="宋体" w:hAnsi="宋体" w:eastAsia="宋体" w:cs="宋体"/>
                                <w:lang w:val="en-US"/>
                              </w:rPr>
                              <w:fldChar w:fldCharType="separate"/>
                            </w:r>
                          </w:del>
                          <w:del w:id="106" w:author="Camille" w:date="2026-09-05T22:32:28Z">
                            <w:r>
                              <w:rPr>
                                <w:rFonts w:hint="default" w:ascii="宋体" w:hAnsi="宋体" w:eastAsia="宋体" w:cs="宋体"/>
                                <w:lang w:val="en-US"/>
                              </w:rPr>
                              <w:delText>8</w:delText>
                            </w:r>
                          </w:del>
                          <w:del w:id="107" w:author="Camille" w:date="2026-09-05T22:32:28Z">
                            <w:r>
                              <w:rPr>
                                <w:rFonts w:hint="default" w:ascii="宋体" w:hAnsi="宋体" w:eastAsia="宋体" w:cs="宋体"/>
                                <w:lang w:val="en-US"/>
                              </w:rPr>
                              <w:fldChar w:fldCharType="end"/>
                            </w:r>
                          </w:del>
                          <w:ins w:id="108" w:author="Camille" w:date="2026-09-05T22:32:32Z">
                            <w:r>
                              <w:rPr>
                                <w:rFonts w:hint="eastAsia" w:ascii="宋体" w:hAnsi="宋体" w:eastAsia="宋体" w:cs="宋体"/>
                                <w:lang w:val="en-US" w:eastAsia="zh-CN"/>
                              </w:rPr>
                              <w:t>1</w:t>
                            </w:r>
                          </w:ins>
                          <w:ins w:id="109" w:author="Camille" w:date="2026-09-05T22:32:33Z">
                            <w:r>
                              <w:rPr>
                                <w:rFonts w:hint="eastAsia" w:ascii="宋体" w:hAnsi="宋体" w:eastAsia="宋体" w:cs="宋体"/>
                                <w:lang w:val="en-US" w:eastAsia="zh-CN"/>
                              </w:rPr>
                              <w:t>8</w:t>
                            </w:r>
                          </w:ins>
                          <w:r>
                            <w:rPr>
                              <w:rFonts w:hint="eastAsia" w:ascii="宋体" w:hAnsi="宋体" w:eastAsia="宋体" w:cs="宋体"/>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2B5F008">
                    <w:pPr>
                      <w:pStyle w:val="4"/>
                    </w:pPr>
                    <w:r>
                      <w:rPr>
                        <w:rFonts w:hint="eastAsia" w:ascii="宋体" w:hAnsi="宋体" w:eastAsia="宋体" w:cs="宋体"/>
                      </w:rPr>
                      <w:t xml:space="preserve">第 </w:t>
                    </w: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t xml:space="preserve"> 页 共 </w:t>
                    </w:r>
                    <w:del w:id="110" w:author="Camille" w:date="2026-09-05T22:32:28Z">
                      <w:r>
                        <w:rPr>
                          <w:rFonts w:hint="default" w:ascii="宋体" w:hAnsi="宋体" w:eastAsia="宋体" w:cs="宋体"/>
                          <w:lang w:val="en-US"/>
                        </w:rPr>
                        <w:fldChar w:fldCharType="begin"/>
                      </w:r>
                    </w:del>
                    <w:del w:id="111" w:author="Camille" w:date="2026-09-05T22:32:28Z">
                      <w:r>
                        <w:rPr>
                          <w:rFonts w:hint="default" w:ascii="宋体" w:hAnsi="宋体" w:eastAsia="宋体" w:cs="宋体"/>
                          <w:lang w:val="en-US"/>
                        </w:rPr>
                        <w:delInstrText xml:space="preserve"> NUMPAGES  \* MERGEFORMAT </w:delInstrText>
                      </w:r>
                    </w:del>
                    <w:del w:id="112" w:author="Camille" w:date="2026-09-05T22:32:28Z">
                      <w:r>
                        <w:rPr>
                          <w:rFonts w:hint="default" w:ascii="宋体" w:hAnsi="宋体" w:eastAsia="宋体" w:cs="宋体"/>
                          <w:lang w:val="en-US"/>
                        </w:rPr>
                        <w:fldChar w:fldCharType="separate"/>
                      </w:r>
                    </w:del>
                    <w:del w:id="113" w:author="Camille" w:date="2026-09-05T22:32:28Z">
                      <w:r>
                        <w:rPr>
                          <w:rFonts w:hint="default" w:ascii="宋体" w:hAnsi="宋体" w:eastAsia="宋体" w:cs="宋体"/>
                          <w:lang w:val="en-US"/>
                        </w:rPr>
                        <w:delText>8</w:delText>
                      </w:r>
                    </w:del>
                    <w:del w:id="114" w:author="Camille" w:date="2026-09-05T22:32:28Z">
                      <w:r>
                        <w:rPr>
                          <w:rFonts w:hint="default" w:ascii="宋体" w:hAnsi="宋体" w:eastAsia="宋体" w:cs="宋体"/>
                          <w:lang w:val="en-US"/>
                        </w:rPr>
                        <w:fldChar w:fldCharType="end"/>
                      </w:r>
                    </w:del>
                    <w:ins w:id="115" w:author="Camille" w:date="2026-09-05T22:32:32Z">
                      <w:r>
                        <w:rPr>
                          <w:rFonts w:hint="eastAsia" w:ascii="宋体" w:hAnsi="宋体" w:eastAsia="宋体" w:cs="宋体"/>
                          <w:lang w:val="en-US" w:eastAsia="zh-CN"/>
                        </w:rPr>
                        <w:t>1</w:t>
                      </w:r>
                    </w:ins>
                    <w:ins w:id="116" w:author="Camille" w:date="2026-09-05T22:32:33Z">
                      <w:r>
                        <w:rPr>
                          <w:rFonts w:hint="eastAsia" w:ascii="宋体" w:hAnsi="宋体" w:eastAsia="宋体" w:cs="宋体"/>
                          <w:lang w:val="en-US" w:eastAsia="zh-CN"/>
                        </w:rPr>
                        <w:t>8</w:t>
                      </w:r>
                    </w:ins>
                    <w:r>
                      <w:rPr>
                        <w:rFonts w:hint="eastAsia" w:ascii="宋体" w:hAnsi="宋体" w:eastAsia="宋体" w:cs="宋体"/>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8">
    <w:p>
      <w:r>
        <w:separator/>
      </w:r>
    </w:p>
  </w:footnote>
  <w:footnote w:type="continuationSeparator" w:id="89">
    <w:p>
      <w:r>
        <w:continuationSeparator/>
      </w:r>
    </w:p>
  </w:footnote>
  <w:footnote w:id="0">
    <w:p w14:paraId="44AAAFFF">
      <w:pPr>
        <w:pStyle w:val="7"/>
        <w:snapToGrid w:val="0"/>
      </w:pPr>
      <w:ins w:id="0" w:author="Camille" w:date="2026-09-05T18:50:20Z">
        <w:r>
          <w:rPr>
            <w:rStyle w:val="12"/>
          </w:rPr>
          <w:footnoteRef/>
        </w:r>
      </w:ins>
      <w:ins w:id="1" w:author="Camille" w:date="2026-09-05T18:50:20Z">
        <w:r>
          <w:rPr/>
          <w:t xml:space="preserve"> </w:t>
        </w:r>
      </w:ins>
      <w:ins w:id="2" w:author="Camille" w:date="2026-09-05T18:50:22Z">
        <w:r>
          <w:rPr>
            <w:rFonts w:hint="eastAsia" w:ascii="宋体" w:hAnsi="宋体" w:eastAsia="宋体" w:cs="宋体"/>
            <w:b w:val="0"/>
            <w:bCs w:val="0"/>
            <w:sz w:val="18"/>
            <w:szCs w:val="18"/>
          </w:rPr>
          <w:t>为保护受访者隐私，文中人物</w:t>
        </w:r>
      </w:ins>
      <w:ins w:id="3" w:author="Camille" w:date="2026-09-05T18:50:35Z">
        <w:r>
          <w:rPr>
            <w:rFonts w:hint="eastAsia" w:ascii="宋体" w:hAnsi="宋体" w:eastAsia="宋体" w:cs="宋体"/>
            <w:b w:val="0"/>
            <w:bCs w:val="0"/>
            <w:sz w:val="18"/>
            <w:szCs w:val="18"/>
            <w:lang w:val="en-US" w:eastAsia="zh-CN"/>
          </w:rPr>
          <w:t>姓名</w:t>
        </w:r>
      </w:ins>
      <w:ins w:id="4" w:author="Camille" w:date="2026-09-05T18:50:25Z">
        <w:r>
          <w:rPr>
            <w:rFonts w:hint="eastAsia" w:ascii="宋体" w:hAnsi="宋体" w:eastAsia="宋体" w:cs="宋体"/>
            <w:b w:val="0"/>
            <w:bCs w:val="0"/>
            <w:sz w:val="18"/>
            <w:szCs w:val="18"/>
            <w:lang w:eastAsia="zh-CN"/>
          </w:rPr>
          <w:t>、</w:t>
        </w:r>
      </w:ins>
      <w:ins w:id="5" w:author="Camille" w:date="2026-09-05T18:50:30Z">
        <w:r>
          <w:rPr>
            <w:rFonts w:hint="eastAsia" w:ascii="宋体" w:hAnsi="宋体" w:eastAsia="宋体" w:cs="宋体"/>
            <w:b w:val="0"/>
            <w:bCs w:val="0"/>
            <w:sz w:val="18"/>
            <w:szCs w:val="18"/>
            <w:lang w:val="en-US" w:eastAsia="zh-CN"/>
          </w:rPr>
          <w:t>社区名称</w:t>
        </w:r>
      </w:ins>
      <w:ins w:id="6" w:author="Camille" w:date="2026-09-05T18:50:22Z">
        <w:r>
          <w:rPr>
            <w:rFonts w:hint="eastAsia" w:ascii="宋体" w:hAnsi="宋体" w:eastAsia="宋体" w:cs="宋体"/>
            <w:b w:val="0"/>
            <w:bCs w:val="0"/>
            <w:sz w:val="18"/>
            <w:szCs w:val="18"/>
          </w:rPr>
          <w:t>均为化名；部分场景及对话依据访谈资料和调研记录进行情境化还原。</w:t>
        </w:r>
      </w:ins>
    </w:p>
  </w:footnote>
  <w:footnote w:id="1">
    <w:p w14:paraId="57E5F820">
      <w:pPr>
        <w:pStyle w:val="2"/>
        <w:widowControl/>
        <w:pBdr>
          <w:top w:val="none" w:color="auto" w:sz="0" w:space="0"/>
          <w:left w:val="none" w:color="auto" w:sz="0" w:space="0"/>
          <w:bottom w:val="none" w:color="auto" w:sz="0" w:space="0"/>
          <w:right w:val="none" w:color="auto" w:sz="0" w:space="0"/>
        </w:pBdr>
        <w:shd w:val="clear" w:fill="FFFFFF"/>
        <w:snapToGrid/>
        <w:spacing w:before="0" w:beforeAutospacing="0" w:after="0" w:afterAutospacing="0"/>
        <w:jc w:val="both"/>
        <w:rPr>
          <w:del w:id="8" w:author="Camille" w:date="2026-09-05T19:43:37Z"/>
          <w:rFonts w:hint="eastAsia" w:ascii="宋体" w:hAnsi="宋体" w:eastAsia="宋体" w:cs="宋体"/>
          <w:b w:val="0"/>
          <w:bCs w:val="0"/>
          <w:rPrChange w:id="9" w:author="Camille" w:date="2026-09-05T19:44:14Z">
            <w:rPr>
              <w:del w:id="10" w:author="Camille" w:date="2026-09-05T19:43:37Z"/>
              <w:rFonts w:hint="eastAsia" w:ascii="宋体" w:hAnsi="宋体" w:eastAsia="宋体" w:cs="宋体"/>
            </w:rPr>
          </w:rPrChange>
        </w:rPr>
        <w:pPrChange w:id="7" w:author="Camille" w:date="2026-09-05T19:44:03Z">
          <w:pPr>
            <w:pStyle w:val="7"/>
            <w:snapToGrid w:val="0"/>
          </w:pPr>
        </w:pPrChange>
      </w:pPr>
      <w:r>
        <w:rPr>
          <w:rStyle w:val="12"/>
          <w:rFonts w:hint="eastAsia" w:ascii="宋体" w:hAnsi="宋体" w:eastAsia="宋体" w:cs="宋体"/>
          <w:b w:val="0"/>
          <w:bCs w:val="0"/>
          <w:sz w:val="18"/>
          <w:szCs w:val="18"/>
          <w:rPrChange w:id="11" w:author="Camille" w:date="2026-09-05T19:43:29Z">
            <w:rPr>
              <w:rStyle w:val="12"/>
              <w:rFonts w:hint="eastAsia" w:ascii="宋体" w:hAnsi="宋体" w:eastAsia="宋体" w:cs="宋体"/>
            </w:rPr>
          </w:rPrChange>
        </w:rPr>
        <w:footnoteRef/>
      </w:r>
      <w:r>
        <w:rPr>
          <w:rFonts w:hint="eastAsia" w:ascii="宋体" w:hAnsi="宋体" w:eastAsia="宋体" w:cs="宋体"/>
          <w:b w:val="0"/>
          <w:bCs w:val="0"/>
          <w:color w:val="auto"/>
          <w:sz w:val="18"/>
          <w:szCs w:val="18"/>
          <w:rPrChange w:id="12" w:author="Camille" w:date="2026-09-05T20:41:03Z">
            <w:rPr>
              <w:rFonts w:hint="eastAsia" w:ascii="宋体" w:hAnsi="宋体" w:eastAsia="宋体" w:cs="宋体"/>
            </w:rPr>
          </w:rPrChange>
        </w:rPr>
        <w:t xml:space="preserve"> </w:t>
      </w:r>
      <w:ins w:id="13" w:author="Camille" w:date="2026-09-05T19:43:13Z">
        <w:r>
          <w:rPr>
            <w:rFonts w:hint="eastAsia" w:ascii="宋体" w:hAnsi="宋体" w:eastAsia="宋体" w:cs="宋体"/>
            <w:b w:val="0"/>
            <w:bCs w:val="0"/>
            <w:color w:val="auto"/>
            <w:sz w:val="18"/>
            <w:szCs w:val="18"/>
            <w:lang w:val="en-US" w:eastAsia="zh-CN"/>
            <w:rPrChange w:id="14" w:author="Camille" w:date="2026-09-05T20:41:03Z">
              <w:rPr>
                <w:rFonts w:hint="eastAsia" w:ascii="宋体" w:hAnsi="宋体" w:eastAsia="宋体" w:cs="宋体"/>
                <w:b w:val="0"/>
                <w:bCs w:val="0"/>
                <w:color w:val="2747BE"/>
                <w:lang w:val="en-US" w:eastAsia="zh-CN"/>
              </w:rPr>
            </w:rPrChange>
          </w:rPr>
          <w:t>武侯区人民政府</w:t>
        </w:r>
      </w:ins>
      <w:ins w:id="15" w:author="Camille" w:date="2026-09-05T19:43:13Z">
        <w:r>
          <w:rPr>
            <w:rFonts w:hint="eastAsia" w:cs="宋体"/>
            <w:b w:val="0"/>
            <w:bCs w:val="0"/>
            <w:color w:val="auto"/>
            <w:sz w:val="18"/>
            <w:szCs w:val="18"/>
            <w:lang w:val="en-US" w:eastAsia="zh-CN"/>
            <w:rPrChange w:id="16" w:author="Camille" w:date="2026-09-05T20:41:03Z">
              <w:rPr>
                <w:rFonts w:hint="eastAsia" w:cs="宋体"/>
                <w:b w:val="0"/>
                <w:bCs w:val="0"/>
                <w:color w:val="2747BE"/>
                <w:lang w:val="en-US" w:eastAsia="zh-CN"/>
              </w:rPr>
            </w:rPrChange>
          </w:rPr>
          <w:t>.</w:t>
        </w:r>
      </w:ins>
      <w:ins w:id="17" w:author="Camille" w:date="2026-09-05T19:43:13Z">
        <w:r>
          <w:rPr>
            <w:rFonts w:hint="eastAsia" w:ascii="宋体" w:hAnsi="宋体" w:eastAsia="宋体" w:cs="宋体"/>
            <w:b w:val="0"/>
            <w:bCs w:val="0"/>
            <w:i w:val="0"/>
            <w:iCs w:val="0"/>
            <w:caps w:val="0"/>
            <w:color w:val="auto"/>
            <w:spacing w:val="0"/>
            <w:sz w:val="18"/>
            <w:szCs w:val="18"/>
            <w:shd w:val="clear" w:fill="FFFFFF"/>
            <w:rPrChange w:id="18" w:author="Camille" w:date="2026-09-05T20:41:03Z">
              <w:rPr>
                <w:rFonts w:hint="eastAsia" w:ascii="宋体" w:hAnsi="宋体" w:eastAsia="宋体" w:cs="宋体"/>
                <w:b w:val="0"/>
                <w:bCs w:val="0"/>
                <w:i w:val="0"/>
                <w:iCs w:val="0"/>
                <w:caps w:val="0"/>
                <w:color w:val="2747BE"/>
                <w:spacing w:val="0"/>
                <w:sz w:val="42"/>
                <w:szCs w:val="42"/>
                <w:shd w:val="clear" w:fill="FFFFFF"/>
              </w:rPr>
            </w:rPrChange>
          </w:rPr>
          <w:t>区情简介</w:t>
        </w:r>
      </w:ins>
      <w:ins w:id="19" w:author="Camille" w:date="2026-09-05T19:43:13Z">
        <w:r>
          <w:rPr>
            <w:rFonts w:hint="eastAsia" w:ascii="宋体" w:hAnsi="宋体" w:eastAsia="宋体" w:cs="宋体"/>
            <w:b w:val="0"/>
            <w:bCs w:val="0"/>
            <w:color w:val="auto"/>
            <w:sz w:val="18"/>
            <w:szCs w:val="18"/>
            <w:rPrChange w:id="20" w:author="Camille" w:date="2026-09-05T20:41:03Z">
              <w:rPr>
                <w:rFonts w:hint="eastAsia" w:ascii="宋体" w:hAnsi="宋体" w:eastAsia="宋体" w:cs="宋体"/>
                <w:color w:val="2747BE"/>
              </w:rPr>
            </w:rPrChange>
          </w:rPr>
          <w:t>[EB/OL].</w:t>
        </w:r>
      </w:ins>
      <w:ins w:id="21" w:author="Camille" w:date="2026-09-05T21:31:59Z">
        <w:r>
          <w:rPr>
            <w:rFonts w:hint="eastAsia" w:cs="宋体"/>
            <w:b w:val="0"/>
            <w:bCs w:val="0"/>
            <w:color w:val="auto"/>
            <w:sz w:val="18"/>
            <w:szCs w:val="18"/>
            <w:lang w:val="en-US" w:eastAsia="zh-CN"/>
          </w:rPr>
          <w:t>h</w:t>
        </w:r>
      </w:ins>
      <w:ins w:id="22" w:author="Camille" w:date="2026-09-05T19:43:13Z">
        <w:r>
          <w:rPr>
            <w:rFonts w:hint="eastAsia" w:ascii="宋体" w:hAnsi="宋体" w:eastAsia="宋体" w:cs="宋体"/>
            <w:b w:val="0"/>
            <w:bCs w:val="0"/>
            <w:color w:val="auto"/>
            <w:sz w:val="18"/>
            <w:szCs w:val="18"/>
            <w:rPrChange w:id="23" w:author="Camille" w:date="2026-09-05T20:41:03Z">
              <w:rPr>
                <w:rFonts w:hint="eastAsia" w:ascii="宋体" w:hAnsi="宋体" w:eastAsia="宋体" w:cs="宋体"/>
                <w:color w:val="2747BE"/>
              </w:rPr>
            </w:rPrChange>
          </w:rPr>
          <w:t>ttps://www.cdwh.gov.cn/wuhou/c106363/cont.shtml</w:t>
        </w:r>
      </w:ins>
      <w:ins w:id="24" w:author="Camille" w:date="2026-09-05T19:43:13Z">
        <w:r>
          <w:rPr>
            <w:rFonts w:hint="eastAsia" w:cs="宋体"/>
            <w:b w:val="0"/>
            <w:bCs w:val="0"/>
            <w:color w:val="auto"/>
            <w:sz w:val="18"/>
            <w:szCs w:val="18"/>
            <w:lang w:val="en-US" w:eastAsia="zh-CN"/>
            <w:rPrChange w:id="25" w:author="Camille" w:date="2026-09-05T20:41:03Z">
              <w:rPr>
                <w:rFonts w:hint="eastAsia" w:cs="宋体"/>
                <w:color w:val="2747BE"/>
                <w:lang w:val="en-US" w:eastAsia="zh-CN"/>
              </w:rPr>
            </w:rPrChange>
          </w:rPr>
          <w:t>.</w:t>
        </w:r>
      </w:ins>
      <w:del w:id="26" w:author="Camille" w:date="2026-09-05T19:43:09Z">
        <w:r>
          <w:rPr>
            <w:rFonts w:hint="eastAsia" w:ascii="宋体" w:hAnsi="宋体" w:eastAsia="宋体" w:cs="宋体"/>
            <w:b w:val="0"/>
            <w:bCs w:val="0"/>
            <w:rPrChange w:id="27" w:author="Camille" w:date="2026-09-05T19:44:14Z">
              <w:rPr>
                <w:rFonts w:hint="eastAsia" w:ascii="宋体" w:hAnsi="宋体" w:eastAsia="宋体" w:cs="宋体"/>
              </w:rPr>
            </w:rPrChange>
          </w:rPr>
          <w:delText>成都市武侯区人民政府. 成都市武侯区2025年公开选调事业单位工作人员公告[EB/OL]. (2025-04-18)[2026-08-27].</w:delText>
        </w:r>
      </w:del>
    </w:p>
    <w:p w14:paraId="2F078F45">
      <w:pPr>
        <w:pStyle w:val="2"/>
        <w:widowControl/>
        <w:pBdr>
          <w:top w:val="none" w:color="auto" w:sz="0" w:space="0"/>
          <w:left w:val="none" w:color="auto" w:sz="0" w:space="0"/>
          <w:bottom w:val="none" w:color="auto" w:sz="0" w:space="0"/>
          <w:right w:val="none" w:color="auto" w:sz="0" w:space="0"/>
        </w:pBdr>
        <w:shd w:val="clear" w:fill="FFFFFF"/>
        <w:snapToGrid/>
        <w:spacing w:before="0" w:beforeAutospacing="0" w:after="0" w:afterAutospacing="0"/>
        <w:jc w:val="both"/>
        <w:rPr>
          <w:rFonts w:hint="eastAsia" w:ascii="宋体" w:hAnsi="宋体" w:eastAsia="宋体" w:cs="宋体"/>
          <w:b w:val="0"/>
          <w:bCs w:val="0"/>
          <w:rPrChange w:id="29" w:author="Camille" w:date="2026-09-05T19:44:14Z">
            <w:rPr>
              <w:rFonts w:hint="eastAsia" w:ascii="宋体" w:hAnsi="宋体" w:eastAsia="宋体" w:cs="宋体"/>
            </w:rPr>
          </w:rPrChange>
        </w:rPr>
        <w:pPrChange w:id="28" w:author="Camille" w:date="2026-09-05T19:44:03Z">
          <w:pPr>
            <w:pStyle w:val="7"/>
            <w:snapToGrid w:val="0"/>
          </w:pPr>
        </w:pPrChange>
      </w:pPr>
      <w:del w:id="30" w:author="Camille" w:date="2026-09-05T19:43:36Z">
        <w:r>
          <w:rPr>
            <w:rFonts w:hint="eastAsia" w:ascii="宋体" w:hAnsi="宋体" w:eastAsia="宋体" w:cs="宋体"/>
            <w:b w:val="0"/>
            <w:bCs w:val="0"/>
            <w:rPrChange w:id="31" w:author="Camille" w:date="2026-09-05T19:44:14Z">
              <w:rPr>
                <w:rFonts w:hint="eastAsia" w:ascii="宋体" w:hAnsi="宋体" w:eastAsia="宋体" w:cs="宋体"/>
              </w:rPr>
            </w:rPrChange>
          </w:rPr>
          <w:delText>https://sc.chinadaily.com.cn/a/202504/19/WS680367fea310e29a7c4aa2e2.html</w:delText>
        </w:r>
      </w:del>
    </w:p>
  </w:footnote>
  <w:footnote w:id="2">
    <w:p w14:paraId="484448E6">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四川省残疾人联合会. 2025年四川省残疾人事业发展统计公报[R]. 成都：四川省残疾人联合会, 2026.</w:t>
      </w:r>
    </w:p>
  </w:footnote>
  <w:footnote w:id="3">
    <w:p w14:paraId="2C53E56F">
      <w:pPr>
        <w:pStyle w:val="7"/>
        <w:snapToGrid w:val="0"/>
        <w:rPr>
          <w:rFonts w:hint="eastAsia" w:ascii="宋体" w:hAnsi="宋体" w:eastAsia="宋体" w:cs="宋体"/>
          <w:lang w:val="en-US" w:eastAsia="zh-CN"/>
        </w:rPr>
      </w:pPr>
      <w:r>
        <w:rPr>
          <w:rStyle w:val="12"/>
          <w:rFonts w:hint="eastAsia" w:ascii="宋体" w:hAnsi="宋体" w:eastAsia="宋体" w:cs="宋体"/>
        </w:rPr>
        <w:footnoteRef/>
      </w:r>
      <w:r>
        <w:rPr>
          <w:rFonts w:hint="eastAsia" w:ascii="宋体" w:hAnsi="宋体" w:eastAsia="宋体" w:cs="宋体"/>
        </w:rPr>
        <w:t xml:space="preserve"> 习近平. 在听取重庆市委和市政府工作汇报时的讲话[N]. 人民日报, 2019-04-18(1)</w:t>
      </w:r>
      <w:r>
        <w:rPr>
          <w:rFonts w:hint="eastAsia" w:ascii="宋体" w:hAnsi="宋体" w:eastAsia="宋体" w:cs="宋体"/>
          <w:lang w:val="en-US" w:eastAsia="zh-CN"/>
        </w:rPr>
        <w:t>.</w:t>
      </w:r>
    </w:p>
  </w:footnote>
  <w:footnote w:id="4">
    <w:p w14:paraId="41D4BE3E">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习近平. 在河南考察时的讲话[N]. 人民日报, 2025-05-22(1).</w:t>
      </w:r>
    </w:p>
  </w:footnote>
  <w:footnote w:id="5">
    <w:p w14:paraId="1A74720F">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习近平. 在中央政治局民主生活会上的讲话[N]. 人民日报, 2025-12-28(1).</w:t>
      </w:r>
    </w:p>
  </w:footnote>
  <w:footnote w:id="6">
    <w:p w14:paraId="642F313A">
      <w:pPr>
        <w:pStyle w:val="7"/>
        <w:snapToGrid w:val="0"/>
        <w:rPr>
          <w:del w:id="32" w:author="Camille" w:date="2026-09-05T19:45:31Z"/>
          <w:rFonts w:hint="eastAsia" w:ascii="宋体" w:hAnsi="宋体" w:eastAsia="宋体" w:cs="宋体"/>
        </w:rPr>
      </w:pPr>
      <w:del w:id="33" w:author="Camille" w:date="2026-09-05T19:45:31Z">
        <w:r>
          <w:rPr>
            <w:rStyle w:val="12"/>
            <w:rFonts w:hint="eastAsia" w:ascii="宋体" w:hAnsi="宋体" w:eastAsia="宋体" w:cs="宋体"/>
          </w:rPr>
          <w:footnoteRef/>
        </w:r>
      </w:del>
      <w:del w:id="34" w:author="Camille" w:date="2026-09-05T19:45:31Z">
        <w:r>
          <w:rPr>
            <w:rFonts w:hint="eastAsia" w:ascii="宋体" w:hAnsi="宋体" w:eastAsia="宋体" w:cs="宋体"/>
          </w:rPr>
          <w:delText xml:space="preserve"> 新华社. 中共中央办公厅印发《关于解决形式主义突出问题为基层减负的通知》[EB/OL]. (2019-03-1</w:delText>
        </w:r>
      </w:del>
      <w:del w:id="35" w:author="Camille" w:date="2026-09-05T19:45:31Z">
        <w:r>
          <w:rPr>
            <w:rFonts w:hint="eastAsia" w:ascii="宋体" w:hAnsi="宋体" w:eastAsia="宋体" w:cs="宋体"/>
            <w:lang w:val="en-US" w:eastAsia="zh-CN"/>
          </w:rPr>
          <w:delText>2</w:delText>
        </w:r>
      </w:del>
      <w:del w:id="36" w:author="Camille" w:date="2026-09-05T19:45:31Z">
        <w:r>
          <w:rPr>
            <w:rFonts w:hint="eastAsia" w:ascii="宋体" w:hAnsi="宋体" w:eastAsia="宋体" w:cs="宋体"/>
          </w:rPr>
          <w:delText>)[2026-07-10].</w:delText>
        </w:r>
      </w:del>
    </w:p>
    <w:p w14:paraId="4C245581">
      <w:pPr>
        <w:pStyle w:val="7"/>
        <w:snapToGrid w:val="0"/>
        <w:rPr>
          <w:rFonts w:hint="eastAsia" w:ascii="宋体" w:hAnsi="宋体" w:eastAsia="宋体" w:cs="宋体"/>
        </w:rPr>
      </w:pPr>
      <w:del w:id="37" w:author="Camille" w:date="2026-09-05T19:45:31Z">
        <w:r>
          <w:rPr>
            <w:rFonts w:hint="eastAsia" w:ascii="宋体" w:hAnsi="宋体" w:eastAsia="宋体" w:cs="宋体"/>
          </w:rPr>
          <w:delText>https://news.cri.cn/20190312/f559968c-7a94-640a-c2ab-31091d5739b7.html.</w:delText>
        </w:r>
      </w:del>
    </w:p>
  </w:footnote>
  <w:footnote w:id="7">
    <w:p w14:paraId="361034B0">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新华社. 中共中央办公厅、国务院办公厅印发《整治形式主义为基层减负若干规定》[EB/OL]. (202</w:t>
      </w:r>
      <w:r>
        <w:rPr>
          <w:rFonts w:hint="eastAsia" w:ascii="宋体" w:hAnsi="宋体" w:eastAsia="宋体" w:cs="宋体"/>
          <w:lang w:val="en-US" w:eastAsia="zh-CN"/>
        </w:rPr>
        <w:t>5</w:t>
      </w:r>
      <w:r>
        <w:rPr>
          <w:rFonts w:hint="eastAsia" w:ascii="宋体" w:hAnsi="宋体" w:eastAsia="宋体" w:cs="宋体"/>
        </w:rPr>
        <w:t>-08-06)[2026-07-10]. https://www.qstheory.cn/20250806/5d438eaba3d14cd78e33caad61e3fcd4/c.html.</w:t>
      </w:r>
    </w:p>
  </w:footnote>
  <w:footnote w:id="8">
    <w:p w14:paraId="7BC53FD0">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新津区智慧治理中心. 新津区“报表通”建设经验介绍[R]. 成都：新津区智慧治理中心, 2023.</w:t>
      </w:r>
    </w:p>
  </w:footnote>
  <w:footnote w:id="9">
    <w:p w14:paraId="3CA4C808">
      <w:pPr>
        <w:pStyle w:val="7"/>
        <w:snapToGrid w:val="0"/>
        <w:rPr>
          <w:rFonts w:hint="eastAsia" w:ascii="宋体" w:hAnsi="宋体" w:eastAsia="宋体" w:cs="宋体"/>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信息来源于新津区调研资料。</w:t>
      </w:r>
    </w:p>
  </w:footnote>
  <w:footnote w:id="10">
    <w:p w14:paraId="06D245DE">
      <w:pPr>
        <w:pStyle w:val="7"/>
        <w:snapToGrid w:val="0"/>
        <w:rPr>
          <w:rFonts w:hint="eastAsia" w:ascii="宋体" w:hAnsi="宋体" w:eastAsia="宋体" w:cs="宋体"/>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图片由调研所得。</w:t>
      </w:r>
    </w:p>
  </w:footnote>
  <w:footnote w:id="11">
    <w:p w14:paraId="087C090C">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成都日报.为基层减负！成都3045个村（社区）“报表通”共性业务全面贯通[N]. 成都日报, 2025-07-20.</w:t>
      </w:r>
    </w:p>
  </w:footnote>
  <w:footnote w:id="12">
    <w:p w14:paraId="084742BC">
      <w:pPr>
        <w:pStyle w:val="7"/>
        <w:snapToGrid w:val="0"/>
        <w:rPr>
          <w:rFonts w:hint="default" w:ascii="宋体" w:hAnsi="宋体" w:eastAsia="宋体" w:cs="宋体"/>
          <w:lang w:val="en-US" w:eastAsia="zh-CN"/>
          <w:rPrChange w:id="38" w:author="Camille" w:date="2026-09-05T19:50:28Z">
            <w:rPr>
              <w:rFonts w:hint="default" w:eastAsiaTheme="minorEastAsia"/>
              <w:lang w:val="en-US" w:eastAsia="zh-CN"/>
            </w:rPr>
          </w:rPrChange>
        </w:rPr>
      </w:pPr>
      <w:r>
        <w:rPr>
          <w:rStyle w:val="12"/>
          <w:rFonts w:hint="eastAsia" w:ascii="宋体" w:hAnsi="宋体" w:eastAsia="宋体" w:cs="宋体"/>
          <w:rPrChange w:id="39" w:author="Camille" w:date="2026-09-05T19:50:28Z">
            <w:rPr>
              <w:rStyle w:val="12"/>
            </w:rPr>
          </w:rPrChange>
        </w:rPr>
        <w:footnoteRef/>
      </w:r>
      <w:r>
        <w:rPr>
          <w:rFonts w:hint="eastAsia" w:ascii="宋体" w:hAnsi="宋体" w:eastAsia="宋体" w:cs="宋体"/>
          <w:rPrChange w:id="40" w:author="Camille" w:date="2026-09-05T19:50:28Z">
            <w:rPr/>
          </w:rPrChange>
        </w:rPr>
        <w:t xml:space="preserve"> </w:t>
      </w:r>
      <w:r>
        <w:rPr>
          <w:rFonts w:hint="eastAsia" w:ascii="宋体" w:hAnsi="宋体" w:eastAsia="宋体" w:cs="宋体"/>
          <w:lang w:val="en-US" w:eastAsia="zh-CN"/>
          <w:rPrChange w:id="41" w:author="Camille" w:date="2026-09-05T19:50:28Z">
            <w:rPr>
              <w:rFonts w:hint="eastAsia"/>
              <w:lang w:val="en-US" w:eastAsia="zh-CN"/>
            </w:rPr>
          </w:rPrChange>
        </w:rPr>
        <w:t>信息来源于武侯区调研资料</w:t>
      </w:r>
      <w:ins w:id="42" w:author="Camille" w:date="2026-09-05T19:52:02Z">
        <w:r>
          <w:rPr>
            <w:rFonts w:hint="eastAsia" w:ascii="宋体" w:hAnsi="宋体" w:eastAsia="宋体" w:cs="宋体"/>
            <w:lang w:val="en-US" w:eastAsia="zh-CN"/>
          </w:rPr>
          <w:t>，</w:t>
        </w:r>
      </w:ins>
      <w:del w:id="43" w:author="Camille" w:date="2026-09-05T19:52:01Z">
        <w:r>
          <w:rPr>
            <w:rFonts w:hint="eastAsia" w:ascii="宋体" w:hAnsi="宋体" w:eastAsia="宋体" w:cs="宋体"/>
            <w:lang w:val="en-US" w:eastAsia="zh-CN"/>
            <w:rPrChange w:id="44" w:author="Camille" w:date="2026-09-05T19:50:28Z">
              <w:rPr>
                <w:rFonts w:hint="eastAsia"/>
                <w:lang w:val="en-US" w:eastAsia="zh-CN"/>
              </w:rPr>
            </w:rPrChange>
          </w:rPr>
          <w:delText>。</w:delText>
        </w:r>
      </w:del>
      <w:ins w:id="45" w:author="Camille" w:date="2026-09-05T19:51:47Z">
        <w:r>
          <w:rPr>
            <w:rFonts w:hint="eastAsia" w:ascii="宋体" w:hAnsi="宋体" w:eastAsia="宋体" w:cs="宋体"/>
            <w:lang w:val="en-US" w:eastAsia="zh-CN"/>
          </w:rPr>
          <w:t>社区</w:t>
        </w:r>
      </w:ins>
      <w:ins w:id="46" w:author="Camille" w:date="2026-09-05T21:46:36Z">
        <w:r>
          <w:rPr>
            <w:rFonts w:hint="eastAsia" w:ascii="宋体" w:hAnsi="宋体" w:eastAsia="宋体" w:cs="宋体"/>
            <w:lang w:val="en-US" w:eastAsia="zh-CN"/>
          </w:rPr>
          <w:t>数仓</w:t>
        </w:r>
      </w:ins>
      <w:ins w:id="47" w:author="Camille" w:date="2026-09-05T21:46:59Z">
        <w:r>
          <w:rPr>
            <w:rFonts w:hint="eastAsia" w:ascii="宋体" w:hAnsi="宋体" w:eastAsia="宋体" w:cs="宋体"/>
            <w:lang w:val="en-US" w:eastAsia="zh-CN"/>
          </w:rPr>
          <w:t>的</w:t>
        </w:r>
      </w:ins>
      <w:ins w:id="48" w:author="Camille" w:date="2026-09-05T21:47:01Z">
        <w:r>
          <w:rPr>
            <w:rFonts w:hint="eastAsia" w:ascii="宋体" w:hAnsi="宋体" w:eastAsia="宋体" w:cs="宋体"/>
            <w:lang w:val="en-US" w:eastAsia="zh-CN"/>
          </w:rPr>
          <w:t>数据官</w:t>
        </w:r>
      </w:ins>
      <w:ins w:id="49" w:author="Camille" w:date="2026-09-05T21:47:02Z">
        <w:r>
          <w:rPr>
            <w:rFonts w:hint="eastAsia" w:ascii="宋体" w:hAnsi="宋体" w:eastAsia="宋体" w:cs="宋体"/>
            <w:lang w:val="en-US" w:eastAsia="zh-CN"/>
          </w:rPr>
          <w:t>在</w:t>
        </w:r>
      </w:ins>
      <w:ins w:id="50" w:author="Camille" w:date="2026-09-05T21:47:05Z">
        <w:r>
          <w:rPr>
            <w:rFonts w:hint="eastAsia" w:ascii="宋体" w:hAnsi="宋体" w:eastAsia="宋体" w:cs="宋体"/>
            <w:lang w:val="en-US" w:eastAsia="zh-CN"/>
          </w:rPr>
          <w:t>工作中</w:t>
        </w:r>
      </w:ins>
      <w:ins w:id="51" w:author="Camille" w:date="2026-09-05T21:47:07Z">
        <w:r>
          <w:rPr>
            <w:rFonts w:hint="eastAsia" w:ascii="宋体" w:hAnsi="宋体" w:eastAsia="宋体" w:cs="宋体"/>
            <w:lang w:val="en-US" w:eastAsia="zh-CN"/>
          </w:rPr>
          <w:t>有权</w:t>
        </w:r>
      </w:ins>
      <w:ins w:id="52" w:author="Camille" w:date="2026-09-05T19:51:52Z">
        <w:r>
          <w:rPr>
            <w:rFonts w:hint="eastAsia" w:ascii="宋体" w:hAnsi="宋体" w:eastAsia="宋体" w:cs="宋体"/>
            <w:lang w:val="en-US" w:eastAsia="zh-CN"/>
          </w:rPr>
          <w:t>看到</w:t>
        </w:r>
      </w:ins>
      <w:ins w:id="53" w:author="Camille" w:date="2026-09-05T19:51:54Z">
        <w:r>
          <w:rPr>
            <w:rFonts w:hint="eastAsia" w:ascii="宋体" w:hAnsi="宋体" w:eastAsia="宋体" w:cs="宋体"/>
            <w:lang w:val="en-US" w:eastAsia="zh-CN"/>
          </w:rPr>
          <w:t>街道</w:t>
        </w:r>
      </w:ins>
      <w:ins w:id="54" w:author="Camille" w:date="2026-09-05T19:51:55Z">
        <w:r>
          <w:rPr>
            <w:rFonts w:hint="eastAsia" w:ascii="宋体" w:hAnsi="宋体" w:eastAsia="宋体" w:cs="宋体"/>
            <w:lang w:val="en-US" w:eastAsia="zh-CN"/>
          </w:rPr>
          <w:t>的</w:t>
        </w:r>
      </w:ins>
      <w:ins w:id="55" w:author="Camille" w:date="2026-09-05T19:51:58Z">
        <w:r>
          <w:rPr>
            <w:rFonts w:hint="eastAsia" w:ascii="宋体" w:hAnsi="宋体" w:eastAsia="宋体" w:cs="宋体"/>
            <w:lang w:val="en-US" w:eastAsia="zh-CN"/>
          </w:rPr>
          <w:t>基本数据</w:t>
        </w:r>
      </w:ins>
      <w:ins w:id="56" w:author="Camille" w:date="2026-09-05T19:52:05Z">
        <w:r>
          <w:rPr>
            <w:rFonts w:hint="eastAsia" w:ascii="宋体" w:hAnsi="宋体" w:eastAsia="宋体" w:cs="宋体"/>
            <w:lang w:val="en-US" w:eastAsia="zh-CN"/>
          </w:rPr>
          <w:t>。</w:t>
        </w:r>
      </w:ins>
    </w:p>
  </w:footnote>
  <w:footnote w:id="13">
    <w:p w14:paraId="4D949A74">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四川智能信息处理技术研究中心. 社管通——社区数智仓方案汇报[Z]. 2025.</w:t>
      </w:r>
    </w:p>
  </w:footnote>
  <w:footnote w:id="14">
    <w:p w14:paraId="3AEA96B7">
      <w:pPr>
        <w:pStyle w:val="7"/>
        <w:snapToGrid w:val="0"/>
        <w:rPr>
          <w:rFonts w:hint="eastAsia" w:ascii="宋体" w:hAnsi="宋体" w:eastAsia="宋体" w:cs="宋体"/>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团队自制。</w:t>
      </w:r>
    </w:p>
  </w:footnote>
  <w:footnote w:id="15">
    <w:p w14:paraId="348AA1CF">
      <w:pPr>
        <w:pStyle w:val="7"/>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为基层减负！成都3045个村（社区）“报表通”共性业务全面贯通[EB/OL]. 成都商报. https://static.cdsb.com/micropub/Articles/202507/15999518fd450d55e6ba795c89309e52.html</w:t>
      </w:r>
    </w:p>
  </w:footnote>
  <w:footnote w:id="16">
    <w:p w14:paraId="1C820BBD">
      <w:pPr>
        <w:pStyle w:val="7"/>
        <w:snapToGrid w:val="0"/>
        <w:rPr>
          <w:rFonts w:hint="eastAsia" w:ascii="宋体" w:hAnsi="宋体" w:eastAsia="宋体" w:cs="宋体"/>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图片由调研所得。</w:t>
      </w:r>
    </w:p>
  </w:footnote>
  <w:footnote w:id="17">
    <w:p w14:paraId="420E4AF7">
      <w:pPr>
        <w:pStyle w:val="7"/>
        <w:snapToGrid w:val="0"/>
        <w:rPr>
          <w:rFonts w:hint="eastAsia" w:ascii="宋体" w:hAnsi="宋体" w:eastAsia="宋体" w:cs="宋体"/>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图片由调研所得。</w:t>
      </w:r>
    </w:p>
  </w:footnote>
  <w:footnote w:id="18">
    <w:p w14:paraId="3E225885">
      <w:pPr>
        <w:pStyle w:val="7"/>
        <w:snapToGrid w:val="0"/>
        <w:rPr>
          <w:ins w:id="57" w:author="Camille" w:date="2026-09-05T22:24:26Z"/>
          <w:rFonts w:hint="eastAsia" w:ascii="宋体" w:hAnsi="宋体" w:eastAsia="宋体" w:cs="宋体"/>
          <w:lang w:val="en-US" w:eastAsia="zh-CN"/>
        </w:rPr>
      </w:pPr>
      <w:ins w:id="58" w:author="Camille" w:date="2026-09-05T22:24:26Z">
        <w:r>
          <w:rPr>
            <w:rStyle w:val="12"/>
            <w:rFonts w:hint="eastAsia" w:ascii="宋体" w:hAnsi="宋体" w:eastAsia="宋体" w:cs="宋体"/>
          </w:rPr>
          <w:footnoteRef/>
        </w:r>
      </w:ins>
      <w:ins w:id="59" w:author="Camille" w:date="2026-09-05T22:24:26Z">
        <w:r>
          <w:rPr>
            <w:rFonts w:hint="eastAsia" w:ascii="宋体" w:hAnsi="宋体" w:eastAsia="宋体" w:cs="宋体"/>
          </w:rPr>
          <w:t xml:space="preserve"> </w:t>
        </w:r>
      </w:ins>
      <w:ins w:id="60" w:author="Camille" w:date="2026-09-05T22:24:26Z">
        <w:r>
          <w:rPr>
            <w:rFonts w:hint="eastAsia" w:ascii="宋体" w:hAnsi="宋体" w:eastAsia="宋体" w:cs="宋体"/>
            <w:lang w:val="en-US" w:eastAsia="zh-CN"/>
          </w:rPr>
          <w:t>团队自制。</w:t>
        </w:r>
      </w:ins>
    </w:p>
  </w:footnote>
  <w:footnote w:id="19">
    <w:p w14:paraId="261FED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费广胜. 数字治理赋能社区治理创新：从多元自治到协同共治——基于交易成本分析视角[J]. 治理现代化研究, 2024, 40(6): 77-85.</w:t>
      </w:r>
    </w:p>
  </w:footnote>
  <w:footnote w:id="20">
    <w:p w14:paraId="306269C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Goodhue D L, Thompson R L. Task-technology fit and individual performance[J]. MIS Quarterly, 1995, 19(2): 213-236.</w:t>
      </w:r>
    </w:p>
  </w:footnote>
  <w:footnote w:id="21">
    <w:p w14:paraId="2A4ABDEE">
      <w:pPr>
        <w:pStyle w:val="7"/>
        <w:snapToGrid w:val="0"/>
        <w:rPr>
          <w:rFonts w:hint="eastAsia" w:ascii="宋体" w:hAnsi="宋体" w:eastAsia="宋体" w:cs="宋体"/>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作者自制。</w:t>
      </w:r>
    </w:p>
  </w:footnote>
  <w:footnote w:id="22">
    <w:p w14:paraId="1F87930B">
      <w:pPr>
        <w:pStyle w:val="7"/>
        <w:keepNext w:val="0"/>
        <w:keepLines w:val="0"/>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sz w:val="18"/>
          <w:szCs w:val="18"/>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Fountain J E. Building the virtual state: information technology and institutional change[M]. Washington, D.C.: Brookings Institution Press, 2001.</w:t>
      </w:r>
    </w:p>
  </w:footnote>
  <w:footnote w:id="23">
    <w:p w14:paraId="6D59D612">
      <w:pPr>
        <w:pStyle w:val="7"/>
        <w:snapToGrid w:val="0"/>
        <w:rPr>
          <w:rFonts w:hint="eastAsia" w:eastAsiaTheme="minorEastAsia"/>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作者自制。</w:t>
      </w:r>
    </w:p>
  </w:footnote>
  <w:footnote w:id="24">
    <w:p w14:paraId="6DF30A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lang w:val="en-US" w:eastAsia="zh-CN"/>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于水, 区小兰. 基层治理中数字负担的生成与消解[J]. 南通大学学报(社会科学版), 2023, 39(1): 75-83</w:t>
      </w:r>
      <w:r>
        <w:rPr>
          <w:rFonts w:hint="eastAsia" w:ascii="宋体" w:hAnsi="宋体" w:eastAsia="宋体" w:cs="宋体"/>
          <w:sz w:val="18"/>
          <w:szCs w:val="18"/>
          <w:lang w:val="en-US" w:eastAsia="zh-CN"/>
        </w:rPr>
        <w:t>.</w:t>
      </w:r>
    </w:p>
  </w:footnote>
  <w:footnote w:id="25">
    <w:p w14:paraId="1D1C05F3">
      <w:pPr>
        <w:pStyle w:val="7"/>
        <w:snapToGrid w:val="0"/>
        <w:rPr>
          <w:ins w:id="61" w:author="Camille" w:date="2026-09-05T16:17:21Z"/>
          <w:rFonts w:hint="eastAsia" w:ascii="宋体" w:hAnsi="宋体" w:eastAsia="宋体" w:cs="宋体"/>
          <w:lang w:val="en-US" w:eastAsia="zh-CN"/>
        </w:rPr>
      </w:pPr>
      <w:ins w:id="62" w:author="Camille" w:date="2026-09-05T16:17:21Z">
        <w:r>
          <w:rPr>
            <w:rStyle w:val="12"/>
            <w:rFonts w:hint="eastAsia" w:ascii="宋体" w:hAnsi="宋体" w:eastAsia="宋体" w:cs="宋体"/>
          </w:rPr>
          <w:footnoteRef/>
        </w:r>
      </w:ins>
      <w:ins w:id="63" w:author="Camille" w:date="2026-09-05T16:17:21Z">
        <w:r>
          <w:rPr>
            <w:rFonts w:hint="eastAsia" w:ascii="宋体" w:hAnsi="宋体" w:eastAsia="宋体" w:cs="宋体"/>
          </w:rPr>
          <w:t xml:space="preserve"> </w:t>
        </w:r>
      </w:ins>
      <w:ins w:id="64" w:author="Camille" w:date="2026-09-05T16:17:21Z">
        <w:r>
          <w:rPr>
            <w:rFonts w:hint="eastAsia" w:ascii="宋体" w:hAnsi="宋体" w:eastAsia="宋体" w:cs="宋体"/>
            <w:lang w:val="en-US" w:eastAsia="zh-CN"/>
          </w:rPr>
          <w:t>团队自制。</w:t>
        </w:r>
      </w:ins>
    </w:p>
  </w:footnote>
  <w:footnote w:id="26">
    <w:p w14:paraId="145CEF79">
      <w:pPr>
        <w:pStyle w:val="7"/>
        <w:snapToGrid w:val="0"/>
        <w:rPr>
          <w:rFonts w:hint="eastAsia" w:eastAsiaTheme="minorEastAsia"/>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作者自制。</w:t>
      </w:r>
    </w:p>
  </w:footnote>
  <w:footnote w:id="27">
    <w:p w14:paraId="52F9373D">
      <w:pPr>
        <w:keepNext w:val="0"/>
        <w:keepLines w:val="0"/>
        <w:pageBreakBefore w:val="0"/>
        <w:widowControl w:val="0"/>
        <w:kinsoku/>
        <w:wordWrap/>
        <w:overflowPunct/>
        <w:topLinePunct w:val="0"/>
        <w:autoSpaceDE/>
        <w:autoSpaceDN/>
        <w:bidi w:val="0"/>
        <w:adjustRightInd/>
        <w:snapToGrid/>
        <w:spacing w:line="240" w:lineRule="auto"/>
        <w:textAlignment w:val="auto"/>
      </w:pPr>
      <w:r>
        <w:rPr>
          <w:rStyle w:val="12"/>
          <w:rFonts w:hint="eastAsia" w:ascii="宋体" w:hAnsi="宋体" w:eastAsia="宋体" w:cs="宋体"/>
          <w:sz w:val="18"/>
          <w:szCs w:val="18"/>
        </w:rPr>
        <w:footnoteRef/>
      </w:r>
      <w:r>
        <w:rPr>
          <w:rFonts w:hint="eastAsia" w:ascii="宋体" w:hAnsi="宋体" w:eastAsia="宋体" w:cs="宋体"/>
          <w:sz w:val="18"/>
          <w:szCs w:val="18"/>
        </w:rPr>
        <w:t xml:space="preserve"> 娄文龙, 王晓萌, 王晓慧. 数字技术“赋能”何以产生基层治理“负能”？——基于“技术—制度—组织”的分析框架[J]. 上海行政学院学报, 2025(1): 69-82.</w:t>
      </w:r>
    </w:p>
  </w:footnote>
  <w:footnote w:id="28">
    <w:p w14:paraId="35AE3C2B">
      <w:pPr>
        <w:pStyle w:val="7"/>
        <w:snapToGrid w:val="0"/>
        <w:rPr>
          <w:rFonts w:hint="eastAsia" w:ascii="宋体" w:hAnsi="宋体" w:eastAsia="宋体" w:cs="宋体"/>
          <w:rPrChange w:id="65" w:author="Camille" w:date="2026-09-05T17:28:33Z">
            <w:rPr/>
          </w:rPrChange>
        </w:rPr>
      </w:pPr>
      <w:ins w:id="66" w:author="Camille" w:date="2026-09-05T17:28:20Z">
        <w:r>
          <w:rPr>
            <w:rStyle w:val="12"/>
            <w:rFonts w:hint="eastAsia" w:ascii="宋体" w:hAnsi="宋体" w:eastAsia="宋体" w:cs="宋体"/>
            <w:rPrChange w:id="67" w:author="Camille" w:date="2026-09-05T17:28:33Z">
              <w:rPr>
                <w:rStyle w:val="12"/>
              </w:rPr>
            </w:rPrChange>
          </w:rPr>
          <w:footnoteRef/>
        </w:r>
      </w:ins>
      <w:ins w:id="68" w:author="Camille" w:date="2026-09-05T17:28:20Z">
        <w:r>
          <w:rPr>
            <w:rFonts w:hint="eastAsia" w:ascii="宋体" w:hAnsi="宋体" w:eastAsia="宋体" w:cs="宋体"/>
            <w:rPrChange w:id="69" w:author="Camille" w:date="2026-09-05T17:28:33Z">
              <w:rPr/>
            </w:rPrChange>
          </w:rPr>
          <w:t xml:space="preserve"> </w:t>
        </w:r>
      </w:ins>
      <w:ins w:id="70" w:author="Camille" w:date="2026-09-05T17:28:22Z">
        <w:r>
          <w:rPr>
            <w:rFonts w:hint="eastAsia" w:ascii="宋体" w:hAnsi="宋体" w:eastAsia="宋体" w:cs="宋体"/>
            <w:rPrChange w:id="71" w:author="Camille" w:date="2026-09-05T17:28:33Z">
              <w:rPr>
                <w:rFonts w:hint="eastAsia"/>
              </w:rPr>
            </w:rPrChange>
          </w:rPr>
          <w:t>娄文龙, 王晓萌, 王晓慧. 数字技术“赋能”何以产生基层治理“负能”？——基于“技术—制度—组织”的分析框架[J]. 上海行政学院学报, 2025(1): 69-82.</w:t>
        </w:r>
      </w:ins>
    </w:p>
  </w:footnote>
  <w:footnote w:id="29">
    <w:p w14:paraId="7259B751">
      <w:pPr>
        <w:pStyle w:val="7"/>
        <w:snapToGrid w:val="0"/>
        <w:rPr>
          <w:rFonts w:hint="eastAsia" w:ascii="宋体" w:hAnsi="宋体" w:eastAsia="宋体" w:cs="宋体"/>
          <w:rPrChange w:id="72" w:author="Camille" w:date="2026-09-05T17:29:17Z">
            <w:rPr/>
          </w:rPrChange>
        </w:rPr>
      </w:pPr>
      <w:ins w:id="73" w:author="Camille" w:date="2026-09-05T17:29:08Z">
        <w:r>
          <w:rPr>
            <w:rStyle w:val="12"/>
            <w:rFonts w:hint="eastAsia" w:ascii="宋体" w:hAnsi="宋体" w:eastAsia="宋体" w:cs="宋体"/>
            <w:rPrChange w:id="74" w:author="Camille" w:date="2026-09-05T17:29:17Z">
              <w:rPr>
                <w:rStyle w:val="12"/>
              </w:rPr>
            </w:rPrChange>
          </w:rPr>
          <w:footnoteRef/>
        </w:r>
      </w:ins>
      <w:ins w:id="75" w:author="Camille" w:date="2026-09-05T17:29:08Z">
        <w:r>
          <w:rPr>
            <w:rFonts w:hint="eastAsia" w:ascii="宋体" w:hAnsi="宋体" w:eastAsia="宋体" w:cs="宋体"/>
            <w:rPrChange w:id="76" w:author="Camille" w:date="2026-09-05T17:29:17Z">
              <w:rPr/>
            </w:rPrChange>
          </w:rPr>
          <w:t xml:space="preserve"> </w:t>
        </w:r>
      </w:ins>
      <w:ins w:id="77" w:author="Camille" w:date="2026-09-05T17:29:11Z">
        <w:r>
          <w:rPr>
            <w:rFonts w:hint="eastAsia" w:ascii="宋体" w:hAnsi="宋体" w:eastAsia="宋体" w:cs="宋体"/>
            <w:rPrChange w:id="78" w:author="Camille" w:date="2026-09-05T17:29:17Z">
              <w:rPr>
                <w:rFonts w:hint="eastAsia"/>
              </w:rPr>
            </w:rPrChange>
          </w:rPr>
          <w:t>马太平, 吴建南. 数字化协同：基层减负增能的策略选择——基于C市X区“报表通”的个案研究[J]. 公共管理学报, 2025, 22(2): 11-23.</w:t>
        </w:r>
      </w:ins>
    </w:p>
  </w:footnote>
  <w:footnote w:id="30">
    <w:p w14:paraId="57842592">
      <w:pPr>
        <w:pStyle w:val="7"/>
        <w:keepNext w:val="0"/>
        <w:keepLines w:val="0"/>
        <w:pageBreakBefore w:val="0"/>
        <w:widowControl w:val="0"/>
        <w:kinsoku/>
        <w:wordWrap/>
        <w:overflowPunct/>
        <w:topLinePunct w:val="0"/>
        <w:bidi w:val="0"/>
        <w:adjustRightInd/>
        <w:snapToGrid w:val="0"/>
        <w:spacing w:line="240" w:lineRule="auto"/>
        <w:textAlignment w:val="auto"/>
        <w:rPr>
          <w:rFonts w:hint="eastAsia" w:ascii="宋体" w:hAnsi="宋体" w:eastAsia="宋体" w:cs="宋体"/>
          <w:sz w:val="18"/>
          <w:szCs w:val="18"/>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范炜烽, 白云腾. 何以破解“数字悬浮”：基层数字治理的执行异化问题分析[J]. 电子政务, 2023(10): 59-70.</w:t>
      </w:r>
    </w:p>
  </w:footnote>
  <w:footnote w:id="31">
    <w:p w14:paraId="67C177C4">
      <w:pPr>
        <w:keepNext w:val="0"/>
        <w:keepLines w:val="0"/>
        <w:pageBreakBefore w:val="0"/>
        <w:widowControl w:val="0"/>
        <w:kinsoku/>
        <w:wordWrap/>
        <w:overflowPunct/>
        <w:topLinePunct w:val="0"/>
        <w:autoSpaceDE/>
        <w:autoSpaceDN/>
        <w:bidi w:val="0"/>
        <w:adjustRightInd/>
        <w:snapToGrid/>
        <w:spacing w:line="240" w:lineRule="auto"/>
        <w:textAlignment w:val="auto"/>
      </w:pPr>
      <w:r>
        <w:rPr>
          <w:rStyle w:val="12"/>
          <w:rFonts w:hint="eastAsia" w:ascii="宋体" w:hAnsi="宋体" w:eastAsia="宋体" w:cs="宋体"/>
          <w:sz w:val="18"/>
          <w:szCs w:val="18"/>
        </w:rPr>
        <w:footnoteRef/>
      </w:r>
      <w:r>
        <w:rPr>
          <w:rFonts w:hint="eastAsia" w:ascii="宋体" w:hAnsi="宋体" w:eastAsia="宋体" w:cs="宋体"/>
          <w:sz w:val="18"/>
          <w:szCs w:val="18"/>
        </w:rPr>
        <w:t xml:space="preserve"> 马太平, 吴建南. 数字化协同：基层减负增能的策略选择——基于C市X区“报表通”的个案研究[J]. 公共管理学报, 2025, 22(2): 11-23.</w:t>
      </w:r>
    </w:p>
  </w:footnote>
  <w:footnote w:id="32">
    <w:p w14:paraId="2B7E0EA9">
      <w:pPr>
        <w:pStyle w:val="7"/>
        <w:snapToGrid w:val="0"/>
        <w:rPr>
          <w:rFonts w:hint="eastAsia" w:eastAsiaTheme="minorEastAsia"/>
          <w:lang w:val="en-US" w:eastAsia="zh-CN"/>
        </w:rPr>
      </w:pPr>
      <w:r>
        <w:rPr>
          <w:rStyle w:val="12"/>
          <w:rFonts w:hint="eastAsia" w:ascii="宋体" w:hAnsi="宋体" w:eastAsia="宋体" w:cs="宋体"/>
        </w:rPr>
        <w:footnoteRef/>
      </w:r>
      <w:r>
        <w:rPr>
          <w:rFonts w:hint="eastAsia" w:ascii="宋体" w:hAnsi="宋体" w:eastAsia="宋体" w:cs="宋体"/>
        </w:rPr>
        <w:t xml:space="preserve"> </w:t>
      </w:r>
      <w:r>
        <w:rPr>
          <w:rFonts w:hint="eastAsia" w:ascii="宋体" w:hAnsi="宋体" w:eastAsia="宋体" w:cs="宋体"/>
          <w:lang w:val="en-US" w:eastAsia="zh-CN"/>
        </w:rPr>
        <w:t>作者自制。</w:t>
      </w:r>
    </w:p>
  </w:footnote>
  <w:footnote w:id="33">
    <w:p w14:paraId="4544DE4E">
      <w:pPr>
        <w:pStyle w:val="7"/>
        <w:snapToGrid w:val="0"/>
        <w:rPr>
          <w:rFonts w:hint="eastAsia" w:ascii="宋体" w:hAnsi="宋体" w:eastAsia="宋体" w:cs="宋体"/>
          <w:rPrChange w:id="79" w:author="Camille" w:date="2026-09-05T17:30:28Z">
            <w:rPr/>
          </w:rPrChange>
        </w:rPr>
      </w:pPr>
      <w:ins w:id="80" w:author="Camille" w:date="2026-09-05T17:30:20Z">
        <w:r>
          <w:rPr>
            <w:rStyle w:val="12"/>
            <w:rFonts w:hint="eastAsia" w:ascii="宋体" w:hAnsi="宋体" w:eastAsia="宋体" w:cs="宋体"/>
            <w:rPrChange w:id="81" w:author="Camille" w:date="2026-09-05T17:30:28Z">
              <w:rPr>
                <w:rStyle w:val="12"/>
              </w:rPr>
            </w:rPrChange>
          </w:rPr>
          <w:footnoteRef/>
        </w:r>
      </w:ins>
      <w:ins w:id="82" w:author="Camille" w:date="2026-09-05T17:30:20Z">
        <w:r>
          <w:rPr>
            <w:rFonts w:hint="eastAsia" w:ascii="宋体" w:hAnsi="宋体" w:eastAsia="宋体" w:cs="宋体"/>
            <w:rPrChange w:id="83" w:author="Camille" w:date="2026-09-05T17:30:28Z">
              <w:rPr/>
            </w:rPrChange>
          </w:rPr>
          <w:t xml:space="preserve"> </w:t>
        </w:r>
      </w:ins>
      <w:ins w:id="84" w:author="Camille" w:date="2026-09-05T22:13:04Z">
        <w:r>
          <w:rPr>
            <w:rFonts w:hint="eastAsia" w:ascii="宋体" w:hAnsi="宋体" w:eastAsia="宋体" w:cs="宋体"/>
          </w:rPr>
          <w:t>米加宁, 章昌平, 李大宇, 徐磊. “数字空间”政府及其研究纲领——第四次工业革命引致的政府形态变革[J]. 公共管理学报, 2020, 17(1): 1-17.</w:t>
        </w:r>
      </w:ins>
      <w:ins w:id="85" w:author="Camille" w:date="2026-09-05T17:30:23Z">
        <w:r>
          <w:rPr>
            <w:rFonts w:hint="eastAsia" w:ascii="宋体" w:hAnsi="宋体" w:eastAsia="宋体" w:cs="宋体"/>
            <w:rPrChange w:id="86" w:author="Camille" w:date="2026-09-05T17:30:28Z">
              <w:rPr>
                <w:rFonts w:hint="eastAsia"/>
              </w:rPr>
            </w:rPrChange>
          </w:rPr>
          <w:t>葛天任. 社区空间治理理论的跨学科视角——构建“物理—社会—数字”三元空间融合框架[J]. 东南学术, 2024(4): 52-63.</w:t>
        </w:r>
      </w:ins>
      <w:ins w:id="87" w:author="Camille" w:date="2026-09-05T20:30:40Z">
        <w:r>
          <w:rPr>
            <w:rFonts w:hint="eastAsia" w:ascii="宋体" w:hAnsi="宋体" w:eastAsia="宋体" w:cs="宋体"/>
          </w:rPr>
          <w:t>葛天任, 孟天广. 从结构论到生态论——城市政治学的理论迭代与未来议程[J]. 政治学研究, 2025(2): 125-136.</w:t>
        </w:r>
      </w:ins>
    </w:p>
  </w:footnote>
  <w:footnote w:id="34">
    <w:p w14:paraId="7C9D0CBC">
      <w:pPr>
        <w:pStyle w:val="7"/>
        <w:snapToGrid w:val="0"/>
        <w:rPr>
          <w:rFonts w:hint="eastAsia" w:ascii="宋体" w:hAnsi="宋体" w:eastAsia="宋体" w:cs="宋体"/>
          <w:rPrChange w:id="88" w:author="Camille" w:date="2026-09-05T17:31:40Z">
            <w:rPr/>
          </w:rPrChange>
        </w:rPr>
      </w:pPr>
      <w:ins w:id="89" w:author="Camille" w:date="2026-09-05T17:31:25Z">
        <w:r>
          <w:rPr>
            <w:rStyle w:val="12"/>
            <w:rFonts w:hint="eastAsia" w:ascii="宋体" w:hAnsi="宋体" w:eastAsia="宋体" w:cs="宋体"/>
            <w:rPrChange w:id="90" w:author="Camille" w:date="2026-09-05T17:31:40Z">
              <w:rPr>
                <w:rStyle w:val="12"/>
              </w:rPr>
            </w:rPrChange>
          </w:rPr>
          <w:footnoteRef/>
        </w:r>
      </w:ins>
      <w:ins w:id="91" w:author="Camille" w:date="2026-09-05T17:31:25Z">
        <w:r>
          <w:rPr>
            <w:rFonts w:hint="eastAsia" w:ascii="宋体" w:hAnsi="宋体" w:eastAsia="宋体" w:cs="宋体"/>
            <w:rPrChange w:id="92" w:author="Camille" w:date="2026-09-05T17:31:40Z">
              <w:rPr/>
            </w:rPrChange>
          </w:rPr>
          <w:t xml:space="preserve"> </w:t>
        </w:r>
      </w:ins>
      <w:ins w:id="93" w:author="Camille" w:date="2026-09-05T17:31:34Z">
        <w:r>
          <w:rPr>
            <w:rFonts w:hint="eastAsia" w:ascii="宋体" w:hAnsi="宋体" w:eastAsia="宋体" w:cs="宋体"/>
            <w:rPrChange w:id="94" w:author="Camille" w:date="2026-09-05T17:31:40Z">
              <w:rPr>
                <w:rFonts w:hint="eastAsia"/>
              </w:rPr>
            </w:rPrChange>
          </w:rPr>
          <w:t>彭小宝, 侯思涵, 程慧文. 数智治理的理论模型框架与链式发展路径——基于B区治理模式创新的探索性案例研究[J]. 管理世界, 2025, 41(8): 143-164.</w:t>
        </w:r>
      </w:ins>
    </w:p>
  </w:footnote>
  <w:footnote w:id="35">
    <w:p w14:paraId="249CF270">
      <w:pPr>
        <w:pStyle w:val="7"/>
        <w:snapToGrid w:val="0"/>
        <w:rPr>
          <w:ins w:id="95" w:author="Camille" w:date="2026-09-05T17:07:15Z"/>
          <w:rFonts w:hint="eastAsia" w:ascii="宋体" w:hAnsi="宋体" w:eastAsia="宋体" w:cs="宋体"/>
        </w:rPr>
      </w:pPr>
      <w:ins w:id="96" w:author="Camille" w:date="2026-09-05T17:07:15Z">
        <w:r>
          <w:rPr>
            <w:rStyle w:val="12"/>
            <w:rFonts w:hint="eastAsia" w:ascii="宋体" w:hAnsi="宋体" w:eastAsia="宋体" w:cs="宋体"/>
          </w:rPr>
          <w:footnoteRef/>
        </w:r>
      </w:ins>
      <w:ins w:id="97" w:author="Camille" w:date="2026-09-05T17:07:15Z">
        <w:r>
          <w:rPr>
            <w:rFonts w:hint="eastAsia" w:ascii="宋体" w:hAnsi="宋体" w:eastAsia="宋体" w:cs="宋体"/>
          </w:rPr>
          <w:t xml:space="preserve"> 连宏萍, 邹佳秀. 数字技术嵌入异化下行政负担的生成与转移[J]. 中国行政管理, 2025(4): 30-42.</w:t>
        </w:r>
      </w:ins>
    </w:p>
  </w:footnote>
  <w:footnote w:id="36">
    <w:p w14:paraId="120493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葛天任. 社区空间治理理论的跨学科视角——构建“物理—社会—数字”三元空间融合框架[J]. 东南学术, 2024</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04）：52-63</w:t>
      </w:r>
      <w:r>
        <w:rPr>
          <w:rFonts w:hint="eastAsia" w:ascii="宋体" w:hAnsi="宋体" w:eastAsia="宋体" w:cs="宋体"/>
          <w:sz w:val="18"/>
          <w:szCs w:val="18"/>
        </w:rPr>
        <w:t>.</w:t>
      </w:r>
    </w:p>
  </w:footnote>
  <w:footnote w:id="37">
    <w:p w14:paraId="2087CB7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葛天任, 孟天广. 从结构论到生态论——城市政治学的理论迭代与未来议程[J]. 城市政治学, 2025</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02）：125-136</w:t>
      </w:r>
      <w:r>
        <w:rPr>
          <w:rFonts w:hint="eastAsia" w:ascii="宋体" w:hAnsi="宋体" w:eastAsia="宋体" w:cs="宋体"/>
          <w:sz w:val="18"/>
          <w:szCs w:val="18"/>
        </w:rPr>
        <w:t>.</w:t>
      </w:r>
    </w:p>
  </w:footnote>
  <w:footnote w:id="38">
    <w:p w14:paraId="351F785C">
      <w:pPr>
        <w:keepNext w:val="0"/>
        <w:keepLines w:val="0"/>
        <w:pageBreakBefore w:val="0"/>
        <w:widowControl w:val="0"/>
        <w:kinsoku/>
        <w:wordWrap/>
        <w:overflowPunct/>
        <w:topLinePunct w:val="0"/>
        <w:autoSpaceDE/>
        <w:autoSpaceDN/>
        <w:bidi w:val="0"/>
        <w:adjustRightInd/>
        <w:snapToGrid/>
        <w:spacing w:line="240" w:lineRule="auto"/>
        <w:textAlignment w:val="auto"/>
      </w:pPr>
      <w:r>
        <w:rPr>
          <w:rStyle w:val="12"/>
          <w:rFonts w:hint="eastAsia" w:ascii="宋体" w:hAnsi="宋体" w:eastAsia="宋体" w:cs="宋体"/>
          <w:sz w:val="18"/>
          <w:szCs w:val="18"/>
        </w:rPr>
        <w:footnoteRef/>
      </w:r>
      <w:r>
        <w:rPr>
          <w:rFonts w:hint="eastAsia" w:ascii="宋体" w:hAnsi="宋体" w:eastAsia="宋体" w:cs="宋体"/>
          <w:sz w:val="18"/>
          <w:szCs w:val="18"/>
        </w:rPr>
        <w:t xml:space="preserve"> 彭小宝, 侯思涵, 程慧文. 数智治理的理论模型框架与链式发展路径——基于B区治理模式创新的探索性案例研究[J]. 管理世界, 2025, 41(8): 143-164.</w:t>
      </w:r>
    </w:p>
  </w:footnote>
  <w:footnote w:id="39">
    <w:p w14:paraId="4938E574">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米加宁, 章昌平, 李大宇, 徐磊. “数字空间”政府及其研究纲领——第四次工业革命引致的政府形态变革[J]. 公共管理学报, 2020, 17(1)</w:t>
      </w:r>
      <w:r>
        <w:rPr>
          <w:rFonts w:hint="eastAsia" w:ascii="宋体" w:hAnsi="宋体" w:eastAsia="宋体" w:cs="宋体"/>
          <w:lang w:eastAsia="zh-CN"/>
        </w:rPr>
        <w:t>：</w:t>
      </w:r>
      <w:r>
        <w:rPr>
          <w:rFonts w:hint="eastAsia" w:ascii="宋体" w:hAnsi="宋体" w:eastAsia="宋体" w:cs="宋体"/>
          <w:lang w:val="en-US" w:eastAsia="zh-CN"/>
        </w:rPr>
        <w:t>1-17</w:t>
      </w:r>
      <w:r>
        <w:rPr>
          <w:rFonts w:hint="eastAsia" w:ascii="宋体" w:hAnsi="宋体" w:eastAsia="宋体" w:cs="宋体"/>
        </w:rPr>
        <w:t>.</w:t>
      </w:r>
    </w:p>
  </w:footnote>
  <w:footnote w:id="40">
    <w:p w14:paraId="2016AC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孙宗锋, 丛楷力. 数字赋能何以变为基层数字负担？——一个整合性分析框架[J]. 行政论坛, 2024, 31(2): 135-145.</w:t>
      </w:r>
    </w:p>
  </w:footnote>
  <w:footnote w:id="41">
    <w:p w14:paraId="39A612A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18"/>
          <w:szCs w:val="18"/>
        </w:rPr>
      </w:pPr>
      <w:r>
        <w:rPr>
          <w:rStyle w:val="12"/>
          <w:rFonts w:hint="eastAsia" w:ascii="宋体" w:hAnsi="宋体" w:eastAsia="宋体" w:cs="宋体"/>
          <w:sz w:val="18"/>
          <w:szCs w:val="18"/>
        </w:rPr>
        <w:footnoteRef/>
      </w:r>
      <w:r>
        <w:rPr>
          <w:rFonts w:hint="eastAsia" w:ascii="宋体" w:hAnsi="宋体" w:eastAsia="宋体" w:cs="宋体"/>
          <w:sz w:val="18"/>
          <w:szCs w:val="18"/>
        </w:rPr>
        <w:t xml:space="preserve"> 连宏萍, 邹佳秀. 数字技术嵌入异化下行政负担的生成与转移[J]. 中国行政管理, 2025(4): 30-42.</w:t>
      </w:r>
    </w:p>
  </w:footnote>
  <w:footnote w:id="42">
    <w:p w14:paraId="583D8913">
      <w:pPr>
        <w:pStyle w:val="7"/>
        <w:snapToGrid w:val="0"/>
        <w:rPr>
          <w:ins w:id="98" w:author="Camille" w:date="2026-09-05T17:15:03Z"/>
          <w:rFonts w:hint="eastAsia" w:ascii="宋体" w:hAnsi="宋体" w:eastAsia="宋体" w:cs="宋体"/>
        </w:rPr>
      </w:pPr>
      <w:ins w:id="99" w:author="Camille" w:date="2026-09-05T17:15:03Z">
        <w:r>
          <w:rPr>
            <w:rStyle w:val="12"/>
            <w:rFonts w:hint="eastAsia" w:ascii="宋体" w:hAnsi="宋体" w:eastAsia="宋体" w:cs="宋体"/>
          </w:rPr>
          <w:footnoteRef/>
        </w:r>
      </w:ins>
      <w:ins w:id="100" w:author="Camille" w:date="2026-09-05T17:15:03Z">
        <w:r>
          <w:rPr>
            <w:rFonts w:hint="eastAsia" w:ascii="宋体" w:hAnsi="宋体" w:eastAsia="宋体" w:cs="宋体"/>
          </w:rPr>
          <w:t xml:space="preserve"> Hirschman A O. Exit, voice, and loyalty: responses to decline in firms, organizations, and states[M]. Cambridge, MA: Harvard University Press, 1970.</w:t>
        </w:r>
      </w:ins>
    </w:p>
  </w:footnote>
  <w:footnote w:id="43">
    <w:p w14:paraId="0583F6F4">
      <w:pPr>
        <w:pStyle w:val="7"/>
        <w:snapToGrid w:val="0"/>
        <w:rPr>
          <w:rFonts w:hint="eastAsia" w:ascii="宋体" w:hAnsi="宋体" w:eastAsia="宋体" w:cs="宋体"/>
        </w:rPr>
      </w:pPr>
      <w:r>
        <w:rPr>
          <w:rStyle w:val="12"/>
          <w:rFonts w:hint="eastAsia" w:ascii="宋体" w:hAnsi="宋体" w:eastAsia="宋体" w:cs="宋体"/>
        </w:rPr>
        <w:footnoteRef/>
      </w:r>
      <w:r>
        <w:rPr>
          <w:rFonts w:hint="eastAsia" w:ascii="宋体" w:hAnsi="宋体" w:eastAsia="宋体" w:cs="宋体"/>
        </w:rPr>
        <w:t xml:space="preserve"> 吕俊延, 甘甜, 叶岚. 重建“附近”：空间生产与共同体生成——以上海市G社区老旧小区加装电梯为例[J]. 上海行政学院学报, 2024</w:t>
      </w:r>
      <w:r>
        <w:rPr>
          <w:rFonts w:hint="eastAsia" w:ascii="宋体" w:hAnsi="宋体" w:eastAsia="宋体" w:cs="宋体"/>
          <w:lang w:eastAsia="zh-CN"/>
        </w:rPr>
        <w:t>，</w:t>
      </w:r>
      <w:r>
        <w:rPr>
          <w:rFonts w:hint="eastAsia" w:ascii="宋体" w:hAnsi="宋体" w:eastAsia="宋体" w:cs="宋体"/>
          <w:lang w:val="en-US" w:eastAsia="zh-CN"/>
        </w:rPr>
        <w:t>25</w:t>
      </w:r>
      <w:r>
        <w:rPr>
          <w:rFonts w:hint="eastAsia" w:ascii="宋体" w:hAnsi="宋体" w:eastAsia="宋体" w:cs="宋体"/>
        </w:rPr>
        <w:t>(2)</w:t>
      </w:r>
      <w:r>
        <w:rPr>
          <w:rFonts w:hint="eastAsia" w:ascii="宋体" w:hAnsi="宋体" w:eastAsia="宋体" w:cs="宋体"/>
          <w:lang w:eastAsia="zh-CN"/>
        </w:rPr>
        <w:t>：</w:t>
      </w:r>
      <w:r>
        <w:rPr>
          <w:rFonts w:hint="eastAsia" w:ascii="宋体" w:hAnsi="宋体" w:eastAsia="宋体" w:cs="宋体"/>
          <w:lang w:val="en-US" w:eastAsia="zh-CN"/>
        </w:rPr>
        <w:t>68-82</w:t>
      </w:r>
      <w:r>
        <w:rPr>
          <w:rFonts w:hint="eastAsia" w:ascii="宋体" w:hAnsi="宋体" w:eastAsia="宋体" w:cs="宋体"/>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24A6C">
    <w:pPr>
      <w:pStyle w:val="5"/>
      <w:pBdr>
        <w:bottom w:val="single" w:color="auto" w:sz="4" w:space="1"/>
      </w:pBdr>
      <w:jc w:val="center"/>
      <w:rPr>
        <w:rFonts w:hint="eastAsia" w:eastAsia="宋体"/>
        <w:lang w:val="en-US" w:eastAsia="zh-CN"/>
      </w:rPr>
    </w:pPr>
    <w:r>
      <w:rPr>
        <w:rFonts w:hint="eastAsia" w:ascii="宋体" w:hAnsi="宋体" w:eastAsia="宋体" w:cs="宋体"/>
        <w:sz w:val="21"/>
        <w:szCs w:val="21"/>
      </w:rPr>
      <w:t>清华大学 2026 年中国智能社会治理公共政策案例分析大赛</w:t>
    </w:r>
    <w:r>
      <w:rPr>
        <w:rFonts w:hint="eastAsia" w:ascii="宋体" w:hAnsi="宋体" w:eastAsia="宋体" w:cs="宋体"/>
        <w:sz w:val="21"/>
        <w:szCs w:val="21"/>
        <w:lang w:val="en-US" w:eastAsia="zh-CN"/>
      </w:rPr>
      <w:t>案例分析报告</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amille">
    <w15:presenceInfo w15:providerId="WPS Office" w15:userId="26219130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footnotePr>
    <w:footnote w:id="88"/>
    <w:footnote w:id="89"/>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F38"/>
    <w:rsid w:val="00352F38"/>
    <w:rsid w:val="00B22525"/>
    <w:rsid w:val="00DC2E74"/>
    <w:rsid w:val="0C905484"/>
    <w:rsid w:val="102B2027"/>
    <w:rsid w:val="118755A1"/>
    <w:rsid w:val="17ED1E55"/>
    <w:rsid w:val="1F386407"/>
    <w:rsid w:val="23A43F6B"/>
    <w:rsid w:val="253723F2"/>
    <w:rsid w:val="263E265D"/>
    <w:rsid w:val="2666717B"/>
    <w:rsid w:val="28F416F8"/>
    <w:rsid w:val="2D935068"/>
    <w:rsid w:val="2D937732"/>
    <w:rsid w:val="33647522"/>
    <w:rsid w:val="39C02372"/>
    <w:rsid w:val="3A122617"/>
    <w:rsid w:val="3AEC3D1D"/>
    <w:rsid w:val="3C326368"/>
    <w:rsid w:val="3FC92D65"/>
    <w:rsid w:val="4C437CAB"/>
    <w:rsid w:val="556C2EBA"/>
    <w:rsid w:val="55EC66B2"/>
    <w:rsid w:val="5DDF229E"/>
    <w:rsid w:val="5FC37450"/>
    <w:rsid w:val="608569F1"/>
    <w:rsid w:val="626764BC"/>
    <w:rsid w:val="67002923"/>
    <w:rsid w:val="6D40320D"/>
    <w:rsid w:val="6DAA1F76"/>
    <w:rsid w:val="6E5518BE"/>
    <w:rsid w:val="6EC922AC"/>
    <w:rsid w:val="7027728A"/>
    <w:rsid w:val="70582934"/>
    <w:rsid w:val="70B62DBB"/>
    <w:rsid w:val="71FA4B79"/>
    <w:rsid w:val="72181E6B"/>
    <w:rsid w:val="761E57B2"/>
    <w:rsid w:val="77470212"/>
    <w:rsid w:val="774F5BD4"/>
    <w:rsid w:val="7923015C"/>
    <w:rsid w:val="7D174B59"/>
    <w:rsid w:val="7DC6251D"/>
    <w:rsid w:val="7E731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footnote text"/>
    <w:basedOn w:val="1"/>
    <w:qFormat/>
    <w:uiPriority w:val="0"/>
    <w:pPr>
      <w:snapToGrid w:val="0"/>
      <w:jc w:val="left"/>
    </w:pPr>
    <w:rPr>
      <w:sz w:val="18"/>
    </w:rPr>
  </w:style>
  <w:style w:type="paragraph" w:styleId="8">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otnote reference"/>
    <w:basedOn w:val="11"/>
    <w:qFormat/>
    <w:uiPriority w:val="0"/>
    <w:rPr>
      <w:vertAlign w:val="superscript"/>
    </w:rPr>
  </w:style>
  <w:style w:type="character" w:customStyle="1" w:styleId="13">
    <w:name w:val="标题 1 Char"/>
    <w:link w:val="2"/>
    <w:qFormat/>
    <w:uiPriority w:val="0"/>
    <w:rPr>
      <w:rFonts w:hint="eastAsia" w:ascii="宋体" w:hAnsi="宋体" w:eastAsia="宋体" w:cs="宋体"/>
      <w:b/>
      <w:bCs/>
      <w:kern w:val="44"/>
      <w:sz w:val="48"/>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2043</Words>
  <Characters>2095</Characters>
  <Lines>0</Lines>
  <Paragraphs>0</Paragraphs>
  <TotalTime>11</TotalTime>
  <ScaleCrop>false</ScaleCrop>
  <LinksUpToDate>false</LinksUpToDate>
  <CharactersWithSpaces>2182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2026-08-17T04:16:00Z</dcterms:created>
  <dc:creator>Camille</dc:creator>
  <cp:lastModifiedBy>Camille</cp:lastModifiedBy>
  <dcterms:modified xsi:type="dcterms:W3CDTF">2026-09-05T14:35:17Z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670FB0A7D36742B1949EA7E2FF5E7A23_11</vt:lpwstr>
  </property>
  <property fmtid="{D5CDD505-2E9C-101B-9397-08002B2CF9AE}" pid="4" name="KSOTemplateDocerSaveRecord">
    <vt:lpwstr>eyJoZGlkIjoiMDlhMGUwY2YwMzAzNWQ3MzM3ZjZiMTA5NGY0NWVkNmUiLCJ1c2VySWQiOiI3NDY5Njc4OTIifQ==</vt:lpwstr>
  </property>
</Properties>
</file>